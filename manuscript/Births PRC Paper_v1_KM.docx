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573A9" w14:textId="68F70507" w:rsidR="00641D24" w:rsidRPr="003D4DCB" w:rsidRDefault="00641D24" w:rsidP="003D4DCB">
      <w:pPr>
        <w:spacing w:after="160" w:line="276" w:lineRule="auto"/>
        <w:jc w:val="both"/>
        <w:rPr>
          <w:b/>
          <w:bCs/>
          <w:sz w:val="20"/>
          <w:szCs w:val="20"/>
        </w:rPr>
      </w:pPr>
      <w:r w:rsidRPr="003D4DCB">
        <w:rPr>
          <w:b/>
          <w:bCs/>
          <w:sz w:val="20"/>
          <w:szCs w:val="20"/>
        </w:rPr>
        <w:t xml:space="preserve">Declining </w:t>
      </w:r>
      <w:r w:rsidR="00640991">
        <w:rPr>
          <w:b/>
          <w:bCs/>
          <w:sz w:val="20"/>
          <w:szCs w:val="20"/>
        </w:rPr>
        <w:t>b</w:t>
      </w:r>
      <w:r w:rsidRPr="003D4DCB">
        <w:rPr>
          <w:b/>
          <w:bCs/>
          <w:sz w:val="20"/>
          <w:szCs w:val="20"/>
        </w:rPr>
        <w:t xml:space="preserve">irth </w:t>
      </w:r>
      <w:r w:rsidR="00640991">
        <w:rPr>
          <w:b/>
          <w:bCs/>
          <w:sz w:val="20"/>
          <w:szCs w:val="20"/>
        </w:rPr>
        <w:t>r</w:t>
      </w:r>
      <w:r w:rsidRPr="003D4DCB">
        <w:rPr>
          <w:b/>
          <w:bCs/>
          <w:sz w:val="20"/>
          <w:szCs w:val="20"/>
        </w:rPr>
        <w:t xml:space="preserve">ates in Switzerland: Updating </w:t>
      </w:r>
      <w:r w:rsidR="00640991">
        <w:rPr>
          <w:b/>
          <w:bCs/>
          <w:sz w:val="20"/>
          <w:szCs w:val="20"/>
        </w:rPr>
        <w:t>s</w:t>
      </w:r>
      <w:r w:rsidRPr="003D4DCB">
        <w:rPr>
          <w:b/>
          <w:bCs/>
          <w:sz w:val="20"/>
          <w:szCs w:val="20"/>
        </w:rPr>
        <w:t xml:space="preserve">ubnational </w:t>
      </w:r>
      <w:r w:rsidR="00640991">
        <w:rPr>
          <w:b/>
          <w:bCs/>
          <w:sz w:val="20"/>
          <w:szCs w:val="20"/>
        </w:rPr>
        <w:t>t</w:t>
      </w:r>
      <w:r w:rsidRPr="003D4DCB">
        <w:rPr>
          <w:b/>
          <w:bCs/>
          <w:sz w:val="20"/>
          <w:szCs w:val="20"/>
        </w:rPr>
        <w:t xml:space="preserve">rends and </w:t>
      </w:r>
      <w:r w:rsidR="00640991">
        <w:rPr>
          <w:b/>
          <w:bCs/>
          <w:sz w:val="20"/>
          <w:szCs w:val="20"/>
        </w:rPr>
        <w:t>s</w:t>
      </w:r>
      <w:r w:rsidRPr="003D4DCB">
        <w:rPr>
          <w:b/>
          <w:bCs/>
          <w:sz w:val="20"/>
          <w:szCs w:val="20"/>
        </w:rPr>
        <w:t xml:space="preserve">ubgroup </w:t>
      </w:r>
      <w:r w:rsidR="00640991">
        <w:rPr>
          <w:b/>
          <w:bCs/>
          <w:sz w:val="20"/>
          <w:szCs w:val="20"/>
        </w:rPr>
        <w:t>p</w:t>
      </w:r>
      <w:r w:rsidRPr="003D4DCB">
        <w:rPr>
          <w:b/>
          <w:bCs/>
          <w:sz w:val="20"/>
          <w:szCs w:val="20"/>
        </w:rPr>
        <w:t>atterns to 2025</w:t>
      </w:r>
    </w:p>
    <w:p w14:paraId="230672DF" w14:textId="77777777" w:rsidR="00792ADF" w:rsidRPr="003D4DCB" w:rsidRDefault="00792ADF" w:rsidP="003D4DCB">
      <w:pPr>
        <w:spacing w:after="160" w:line="276" w:lineRule="auto"/>
        <w:jc w:val="both"/>
        <w:rPr>
          <w:b/>
          <w:sz w:val="22"/>
          <w:szCs w:val="22"/>
        </w:rPr>
      </w:pPr>
    </w:p>
    <w:p w14:paraId="1129FF37" w14:textId="1511581B" w:rsidR="00965191" w:rsidRPr="003D4DCB" w:rsidRDefault="000524EA" w:rsidP="003D4DCB">
      <w:pPr>
        <w:spacing w:after="160" w:line="276" w:lineRule="auto"/>
        <w:jc w:val="both"/>
        <w:rPr>
          <w:color w:val="000000" w:themeColor="text1"/>
          <w:sz w:val="22"/>
          <w:szCs w:val="22"/>
        </w:rPr>
      </w:pPr>
      <w:r w:rsidRPr="003D4DCB">
        <w:rPr>
          <w:color w:val="000000" w:themeColor="text1"/>
          <w:sz w:val="22"/>
          <w:szCs w:val="22"/>
        </w:rPr>
        <w:t>Anthony Hauser</w:t>
      </w:r>
      <w:r w:rsidR="00965191" w:rsidRPr="003D4DCB">
        <w:rPr>
          <w:color w:val="000000" w:themeColor="text1"/>
          <w:sz w:val="22"/>
          <w:szCs w:val="22"/>
        </w:rPr>
        <w:t xml:space="preserve"> </w:t>
      </w:r>
      <w:r w:rsidR="00965191" w:rsidRPr="003D4DCB">
        <w:rPr>
          <w:color w:val="000000" w:themeColor="text1"/>
          <w:sz w:val="22"/>
          <w:szCs w:val="22"/>
          <w:vertAlign w:val="superscript"/>
        </w:rPr>
        <w:t>1</w:t>
      </w:r>
      <w:r w:rsidRPr="003D4DCB">
        <w:rPr>
          <w:color w:val="000000" w:themeColor="text1"/>
          <w:sz w:val="22"/>
          <w:szCs w:val="22"/>
          <w:vertAlign w:val="superscript"/>
        </w:rPr>
        <w:t>,2</w:t>
      </w:r>
      <w:r w:rsidR="00965191" w:rsidRPr="003D4DCB">
        <w:rPr>
          <w:color w:val="000000" w:themeColor="text1"/>
          <w:sz w:val="22"/>
          <w:szCs w:val="22"/>
        </w:rPr>
        <w:t xml:space="preserve">, </w:t>
      </w:r>
      <w:r w:rsidR="00AE09C9" w:rsidRPr="003D4DCB">
        <w:rPr>
          <w:color w:val="000000" w:themeColor="text1"/>
          <w:sz w:val="22"/>
          <w:szCs w:val="22"/>
        </w:rPr>
        <w:t xml:space="preserve">Julien </w:t>
      </w:r>
      <w:proofErr w:type="spellStart"/>
      <w:r w:rsidR="00AE09C9" w:rsidRPr="003D4DCB">
        <w:rPr>
          <w:color w:val="000000" w:themeColor="text1"/>
          <w:sz w:val="22"/>
          <w:szCs w:val="22"/>
        </w:rPr>
        <w:t>Riou</w:t>
      </w:r>
      <w:proofErr w:type="spellEnd"/>
      <w:r w:rsidR="00AE09C9" w:rsidRPr="003D4DCB">
        <w:rPr>
          <w:color w:val="000000" w:themeColor="text1"/>
          <w:sz w:val="22"/>
          <w:szCs w:val="22"/>
        </w:rPr>
        <w:t xml:space="preserve"> </w:t>
      </w:r>
      <w:r w:rsidR="00AE09C9" w:rsidRPr="003D4DCB">
        <w:rPr>
          <w:color w:val="000000" w:themeColor="text1"/>
          <w:sz w:val="22"/>
          <w:szCs w:val="22"/>
          <w:vertAlign w:val="superscript"/>
        </w:rPr>
        <w:t>2</w:t>
      </w:r>
      <w:r w:rsidR="00AE09C9" w:rsidRPr="003D4DCB">
        <w:rPr>
          <w:color w:val="000000" w:themeColor="text1"/>
          <w:sz w:val="22"/>
          <w:szCs w:val="22"/>
        </w:rPr>
        <w:t xml:space="preserve">, Octavio Bramajo </w:t>
      </w:r>
      <w:r w:rsidR="00AE09C9" w:rsidRPr="003D4DCB">
        <w:rPr>
          <w:color w:val="000000" w:themeColor="text1"/>
          <w:sz w:val="22"/>
          <w:szCs w:val="22"/>
          <w:vertAlign w:val="superscript"/>
        </w:rPr>
        <w:t>1</w:t>
      </w:r>
      <w:r w:rsidR="00AE09C9" w:rsidRPr="003D4DCB">
        <w:rPr>
          <w:color w:val="000000" w:themeColor="text1"/>
          <w:sz w:val="22"/>
          <w:szCs w:val="22"/>
        </w:rPr>
        <w:t xml:space="preserve">, </w:t>
      </w:r>
      <w:r w:rsidR="00965191" w:rsidRPr="003D4DCB">
        <w:rPr>
          <w:color w:val="000000" w:themeColor="text1"/>
          <w:sz w:val="22"/>
          <w:szCs w:val="22"/>
        </w:rPr>
        <w:t xml:space="preserve">Katarina L Matthes </w:t>
      </w:r>
      <w:r w:rsidR="00965191" w:rsidRPr="003D4DCB">
        <w:rPr>
          <w:color w:val="000000" w:themeColor="text1"/>
          <w:sz w:val="22"/>
          <w:szCs w:val="22"/>
          <w:vertAlign w:val="superscript"/>
        </w:rPr>
        <w:t>1</w:t>
      </w:r>
      <w:r w:rsidR="00965191" w:rsidRPr="003D4DCB">
        <w:rPr>
          <w:color w:val="000000" w:themeColor="text1"/>
          <w:sz w:val="22"/>
          <w:szCs w:val="22"/>
        </w:rPr>
        <w:t xml:space="preserve">, </w:t>
      </w:r>
      <w:proofErr w:type="spellStart"/>
      <w:r w:rsidR="00393A44" w:rsidRPr="003D4DCB">
        <w:rPr>
          <w:color w:val="000000" w:themeColor="text1"/>
          <w:sz w:val="22"/>
          <w:szCs w:val="22"/>
        </w:rPr>
        <w:t>Tilo</w:t>
      </w:r>
      <w:proofErr w:type="spellEnd"/>
      <w:r w:rsidR="00393A44" w:rsidRPr="003D4DCB">
        <w:rPr>
          <w:color w:val="000000" w:themeColor="text1"/>
          <w:sz w:val="22"/>
          <w:szCs w:val="22"/>
        </w:rPr>
        <w:t xml:space="preserve"> Burkhardt </w:t>
      </w:r>
      <w:r w:rsidR="00393A44" w:rsidRPr="003D4DCB">
        <w:rPr>
          <w:color w:val="000000" w:themeColor="text1"/>
          <w:sz w:val="22"/>
          <w:szCs w:val="22"/>
          <w:vertAlign w:val="superscript"/>
        </w:rPr>
        <w:t>3</w:t>
      </w:r>
      <w:r w:rsidR="00393A44" w:rsidRPr="003D4DCB">
        <w:rPr>
          <w:color w:val="000000" w:themeColor="text1"/>
          <w:sz w:val="22"/>
          <w:szCs w:val="22"/>
        </w:rPr>
        <w:t xml:space="preserve">, </w:t>
      </w:r>
      <w:r w:rsidR="00965191" w:rsidRPr="003D4DCB">
        <w:rPr>
          <w:color w:val="000000" w:themeColor="text1"/>
          <w:sz w:val="22"/>
          <w:szCs w:val="22"/>
        </w:rPr>
        <w:t xml:space="preserve">Kaspar Staub </w:t>
      </w:r>
      <w:r w:rsidR="00965191" w:rsidRPr="003D4DCB">
        <w:rPr>
          <w:color w:val="000000" w:themeColor="text1"/>
          <w:sz w:val="22"/>
          <w:szCs w:val="22"/>
          <w:vertAlign w:val="superscript"/>
        </w:rPr>
        <w:t>1</w:t>
      </w:r>
      <w:r w:rsidRPr="003D4DCB">
        <w:rPr>
          <w:color w:val="000000" w:themeColor="text1"/>
          <w:sz w:val="22"/>
          <w:szCs w:val="22"/>
          <w:vertAlign w:val="superscript"/>
        </w:rPr>
        <w:t>,</w:t>
      </w:r>
      <w:r w:rsidR="00C739D3">
        <w:rPr>
          <w:color w:val="000000" w:themeColor="text1"/>
          <w:sz w:val="22"/>
          <w:szCs w:val="22"/>
          <w:vertAlign w:val="superscript"/>
        </w:rPr>
        <w:t>4</w:t>
      </w:r>
    </w:p>
    <w:p w14:paraId="1330AA7D" w14:textId="77777777" w:rsidR="00965191" w:rsidRPr="003D4DCB" w:rsidRDefault="00965191" w:rsidP="003D4DCB">
      <w:pPr>
        <w:spacing w:after="160" w:line="276" w:lineRule="auto"/>
        <w:jc w:val="both"/>
        <w:rPr>
          <w:color w:val="000000" w:themeColor="text1"/>
          <w:sz w:val="22"/>
          <w:szCs w:val="22"/>
        </w:rPr>
      </w:pPr>
    </w:p>
    <w:p w14:paraId="4D093827" w14:textId="77777777" w:rsidR="00965191" w:rsidRPr="003D4DCB" w:rsidRDefault="00965191" w:rsidP="003D4DCB">
      <w:pPr>
        <w:tabs>
          <w:tab w:val="left" w:pos="7908"/>
        </w:tabs>
        <w:spacing w:after="160" w:line="276" w:lineRule="auto"/>
        <w:jc w:val="both"/>
        <w:rPr>
          <w:sz w:val="22"/>
          <w:szCs w:val="22"/>
        </w:rPr>
      </w:pPr>
      <w:r w:rsidRPr="003D4DCB">
        <w:rPr>
          <w:sz w:val="22"/>
          <w:szCs w:val="22"/>
          <w:vertAlign w:val="superscript"/>
        </w:rPr>
        <w:t>1</w:t>
      </w:r>
      <w:r w:rsidRPr="003D4DCB">
        <w:rPr>
          <w:sz w:val="22"/>
          <w:szCs w:val="22"/>
        </w:rPr>
        <w:t xml:space="preserve"> Institute of Evolutionary Medicine, University of Zurich, Switzerland</w:t>
      </w:r>
    </w:p>
    <w:p w14:paraId="75BC1997" w14:textId="5DE53A99" w:rsidR="00965191" w:rsidRPr="003D4DCB" w:rsidRDefault="00965191" w:rsidP="003D4DCB">
      <w:pPr>
        <w:tabs>
          <w:tab w:val="left" w:pos="7908"/>
        </w:tabs>
        <w:spacing w:after="160" w:line="276" w:lineRule="auto"/>
        <w:jc w:val="both"/>
      </w:pPr>
      <w:r w:rsidRPr="003D4DCB">
        <w:rPr>
          <w:sz w:val="22"/>
          <w:szCs w:val="22"/>
          <w:vertAlign w:val="superscript"/>
        </w:rPr>
        <w:t>2</w:t>
      </w:r>
      <w:r w:rsidRPr="003D4DCB">
        <w:rPr>
          <w:sz w:val="22"/>
          <w:szCs w:val="22"/>
        </w:rPr>
        <w:t xml:space="preserve"> </w:t>
      </w:r>
      <w:r w:rsidR="619258B1" w:rsidRPr="003D4DCB">
        <w:rPr>
          <w:sz w:val="22"/>
          <w:szCs w:val="22"/>
        </w:rPr>
        <w:t xml:space="preserve">Department of Epidemiology and Health Systems, </w:t>
      </w:r>
      <w:proofErr w:type="spellStart"/>
      <w:r w:rsidR="619258B1" w:rsidRPr="003D4DCB">
        <w:rPr>
          <w:sz w:val="22"/>
          <w:szCs w:val="22"/>
        </w:rPr>
        <w:t>Unisanté</w:t>
      </w:r>
      <w:proofErr w:type="spellEnd"/>
      <w:r w:rsidR="619258B1" w:rsidRPr="003D4DCB">
        <w:rPr>
          <w:sz w:val="22"/>
          <w:szCs w:val="22"/>
        </w:rPr>
        <w:t xml:space="preserve">, University </w:t>
      </w:r>
      <w:proofErr w:type="spellStart"/>
      <w:r w:rsidR="619258B1" w:rsidRPr="003D4DCB">
        <w:rPr>
          <w:sz w:val="22"/>
          <w:szCs w:val="22"/>
        </w:rPr>
        <w:t>Center</w:t>
      </w:r>
      <w:proofErr w:type="spellEnd"/>
      <w:r w:rsidR="619258B1" w:rsidRPr="003D4DCB">
        <w:rPr>
          <w:sz w:val="22"/>
          <w:szCs w:val="22"/>
        </w:rPr>
        <w:t xml:space="preserve"> for Primary Care and Public Health and University of Lausanne, Lausanne, Switzerland</w:t>
      </w:r>
    </w:p>
    <w:p w14:paraId="248C9E30" w14:textId="7E5149D7" w:rsidR="000524EA" w:rsidRPr="003D4DCB" w:rsidRDefault="000524EA" w:rsidP="003D4DCB">
      <w:pPr>
        <w:tabs>
          <w:tab w:val="left" w:pos="7908"/>
        </w:tabs>
        <w:spacing w:after="160" w:line="276" w:lineRule="auto"/>
        <w:jc w:val="both"/>
        <w:rPr>
          <w:sz w:val="22"/>
          <w:szCs w:val="22"/>
        </w:rPr>
      </w:pPr>
      <w:r w:rsidRPr="003D4DCB">
        <w:rPr>
          <w:sz w:val="22"/>
          <w:szCs w:val="22"/>
          <w:vertAlign w:val="superscript"/>
        </w:rPr>
        <w:t>3</w:t>
      </w:r>
      <w:r w:rsidRPr="003D4DCB">
        <w:rPr>
          <w:sz w:val="22"/>
          <w:szCs w:val="22"/>
        </w:rPr>
        <w:t xml:space="preserve"> </w:t>
      </w:r>
      <w:r w:rsidR="00AE09C9" w:rsidRPr="003D4DCB">
        <w:rPr>
          <w:sz w:val="22"/>
          <w:szCs w:val="22"/>
        </w:rPr>
        <w:t>Department of Obstetrics, University Hospital Zurich, Switzerland</w:t>
      </w:r>
    </w:p>
    <w:p w14:paraId="582AA24B" w14:textId="445BF475" w:rsidR="000524EA" w:rsidRPr="003D4DCB" w:rsidRDefault="00C739D3" w:rsidP="003D4DCB">
      <w:pPr>
        <w:tabs>
          <w:tab w:val="left" w:pos="7908"/>
        </w:tabs>
        <w:spacing w:after="160" w:line="276" w:lineRule="auto"/>
        <w:jc w:val="both"/>
        <w:rPr>
          <w:sz w:val="22"/>
          <w:szCs w:val="22"/>
        </w:rPr>
      </w:pPr>
      <w:r>
        <w:rPr>
          <w:sz w:val="22"/>
          <w:szCs w:val="22"/>
          <w:vertAlign w:val="superscript"/>
        </w:rPr>
        <w:t>4</w:t>
      </w:r>
      <w:r w:rsidR="000524EA" w:rsidRPr="003D4DCB">
        <w:rPr>
          <w:sz w:val="22"/>
          <w:szCs w:val="22"/>
        </w:rPr>
        <w:t xml:space="preserve"> P</w:t>
      </w:r>
      <w:r w:rsidR="00AE09C9" w:rsidRPr="003D4DCB">
        <w:rPr>
          <w:sz w:val="22"/>
          <w:szCs w:val="22"/>
        </w:rPr>
        <w:t xml:space="preserve">opulation Research </w:t>
      </w:r>
      <w:proofErr w:type="spellStart"/>
      <w:r w:rsidR="00AE09C9" w:rsidRPr="003D4DCB">
        <w:rPr>
          <w:sz w:val="22"/>
          <w:szCs w:val="22"/>
        </w:rPr>
        <w:t>Center</w:t>
      </w:r>
      <w:proofErr w:type="spellEnd"/>
      <w:r w:rsidR="00AE09C9" w:rsidRPr="003D4DCB">
        <w:rPr>
          <w:sz w:val="22"/>
          <w:szCs w:val="22"/>
        </w:rPr>
        <w:t>, University of Zurich, Switzerland</w:t>
      </w:r>
    </w:p>
    <w:p w14:paraId="105227D1" w14:textId="77777777" w:rsidR="00965191" w:rsidRPr="003D4DCB" w:rsidRDefault="00965191" w:rsidP="003D4DCB">
      <w:pPr>
        <w:tabs>
          <w:tab w:val="left" w:pos="7908"/>
        </w:tabs>
        <w:spacing w:after="160" w:line="276" w:lineRule="auto"/>
        <w:jc w:val="both"/>
        <w:rPr>
          <w:sz w:val="22"/>
          <w:szCs w:val="22"/>
        </w:rPr>
      </w:pPr>
    </w:p>
    <w:p w14:paraId="3ACE4515" w14:textId="77777777" w:rsidR="00965191" w:rsidRPr="003D4DCB" w:rsidRDefault="00965191" w:rsidP="003D4DCB">
      <w:pPr>
        <w:spacing w:after="160" w:line="276" w:lineRule="auto"/>
        <w:jc w:val="both"/>
        <w:rPr>
          <w:sz w:val="22"/>
          <w:szCs w:val="22"/>
        </w:rPr>
      </w:pPr>
      <w:r w:rsidRPr="003D4DCB">
        <w:rPr>
          <w:sz w:val="22"/>
          <w:szCs w:val="22"/>
          <w:vertAlign w:val="superscript"/>
        </w:rPr>
        <w:t>§</w:t>
      </w:r>
      <w:r w:rsidRPr="003D4DCB">
        <w:rPr>
          <w:sz w:val="22"/>
          <w:szCs w:val="22"/>
        </w:rPr>
        <w:t xml:space="preserve"> Corresponding author: Kaspar Staub, </w:t>
      </w:r>
      <w:hyperlink r:id="rId8" w:history="1">
        <w:r w:rsidRPr="003D4DCB">
          <w:rPr>
            <w:rStyle w:val="Hyperlink"/>
            <w:sz w:val="22"/>
            <w:szCs w:val="22"/>
          </w:rPr>
          <w:t>kaspar.staub@iem.uzh.ch</w:t>
        </w:r>
      </w:hyperlink>
      <w:r w:rsidRPr="003D4DCB">
        <w:rPr>
          <w:sz w:val="22"/>
          <w:szCs w:val="22"/>
        </w:rPr>
        <w:t xml:space="preserve"> </w:t>
      </w:r>
    </w:p>
    <w:p w14:paraId="163D0D66" w14:textId="77777777" w:rsidR="00965191" w:rsidRPr="003D4DCB" w:rsidRDefault="00965191" w:rsidP="003D4DCB">
      <w:pPr>
        <w:spacing w:after="160" w:line="276" w:lineRule="auto"/>
        <w:jc w:val="both"/>
        <w:rPr>
          <w:sz w:val="22"/>
          <w:szCs w:val="22"/>
        </w:rPr>
      </w:pPr>
    </w:p>
    <w:p w14:paraId="3F37C291" w14:textId="642DB639" w:rsidR="00965191" w:rsidRPr="003D4DCB" w:rsidRDefault="00965191" w:rsidP="003D4DCB">
      <w:pPr>
        <w:spacing w:after="160" w:line="276" w:lineRule="auto"/>
        <w:jc w:val="both"/>
        <w:rPr>
          <w:sz w:val="22"/>
          <w:szCs w:val="22"/>
        </w:rPr>
      </w:pPr>
      <w:r w:rsidRPr="003D4DCB">
        <w:rPr>
          <w:b/>
          <w:sz w:val="22"/>
          <w:szCs w:val="22"/>
        </w:rPr>
        <w:t>Keywords:</w:t>
      </w:r>
      <w:r w:rsidRPr="003D4DCB">
        <w:rPr>
          <w:sz w:val="22"/>
          <w:szCs w:val="22"/>
        </w:rPr>
        <w:t xml:space="preserve"> </w:t>
      </w:r>
      <w:r w:rsidR="000524EA" w:rsidRPr="003D4DCB">
        <w:rPr>
          <w:sz w:val="22"/>
          <w:szCs w:val="22"/>
        </w:rPr>
        <w:t>Word</w:t>
      </w:r>
      <w:r w:rsidRPr="003D4DCB">
        <w:rPr>
          <w:sz w:val="22"/>
          <w:szCs w:val="22"/>
        </w:rPr>
        <w:t xml:space="preserve">; </w:t>
      </w:r>
      <w:r w:rsidR="000524EA" w:rsidRPr="003D4DCB">
        <w:rPr>
          <w:sz w:val="22"/>
          <w:szCs w:val="22"/>
        </w:rPr>
        <w:t>Word</w:t>
      </w:r>
    </w:p>
    <w:p w14:paraId="59301D93" w14:textId="77777777" w:rsidR="00965191" w:rsidRPr="003D4DCB" w:rsidRDefault="00965191" w:rsidP="003D4DCB">
      <w:pPr>
        <w:spacing w:after="160" w:line="276" w:lineRule="auto"/>
        <w:jc w:val="both"/>
        <w:rPr>
          <w:sz w:val="22"/>
          <w:szCs w:val="22"/>
        </w:rPr>
      </w:pPr>
    </w:p>
    <w:p w14:paraId="25EB75A2" w14:textId="77777777" w:rsidR="00965191" w:rsidRPr="003D4DCB" w:rsidRDefault="00965191" w:rsidP="003D4DCB">
      <w:pPr>
        <w:spacing w:after="160" w:line="276" w:lineRule="auto"/>
        <w:jc w:val="both"/>
        <w:rPr>
          <w:b/>
          <w:sz w:val="22"/>
          <w:szCs w:val="22"/>
        </w:rPr>
      </w:pPr>
    </w:p>
    <w:p w14:paraId="550C8A89" w14:textId="77777777" w:rsidR="00965191" w:rsidRPr="003D4DCB" w:rsidRDefault="00965191" w:rsidP="003D4DCB">
      <w:pPr>
        <w:spacing w:after="160" w:line="276" w:lineRule="auto"/>
        <w:jc w:val="both"/>
        <w:rPr>
          <w:b/>
          <w:sz w:val="22"/>
          <w:szCs w:val="22"/>
        </w:rPr>
      </w:pPr>
    </w:p>
    <w:p w14:paraId="558A26C6" w14:textId="77777777" w:rsidR="000524EA" w:rsidRPr="003D4DCB" w:rsidRDefault="000524EA" w:rsidP="003D4DCB">
      <w:pPr>
        <w:spacing w:after="160" w:line="276" w:lineRule="auto"/>
        <w:jc w:val="both"/>
        <w:rPr>
          <w:b/>
          <w:sz w:val="22"/>
          <w:szCs w:val="22"/>
        </w:rPr>
      </w:pPr>
      <w:r w:rsidRPr="003D4DCB">
        <w:rPr>
          <w:b/>
          <w:sz w:val="22"/>
          <w:szCs w:val="22"/>
        </w:rPr>
        <w:br w:type="page"/>
      </w:r>
    </w:p>
    <w:p w14:paraId="5D2B9CEF" w14:textId="48B4A77C" w:rsidR="00965191" w:rsidRPr="003D4DCB" w:rsidRDefault="00965191" w:rsidP="003D4DCB">
      <w:pPr>
        <w:spacing w:after="160" w:line="276" w:lineRule="auto"/>
        <w:jc w:val="both"/>
        <w:rPr>
          <w:b/>
          <w:sz w:val="22"/>
          <w:szCs w:val="22"/>
        </w:rPr>
      </w:pPr>
      <w:r w:rsidRPr="003D4DCB">
        <w:rPr>
          <w:b/>
          <w:sz w:val="22"/>
          <w:szCs w:val="22"/>
        </w:rPr>
        <w:lastRenderedPageBreak/>
        <w:t>Abstract</w:t>
      </w:r>
    </w:p>
    <w:p w14:paraId="07479772" w14:textId="77777777" w:rsidR="000524EA" w:rsidRPr="003D4DCB" w:rsidRDefault="000524EA" w:rsidP="003D4DCB">
      <w:pPr>
        <w:spacing w:after="160" w:line="276" w:lineRule="auto"/>
        <w:jc w:val="both"/>
        <w:rPr>
          <w:sz w:val="22"/>
          <w:szCs w:val="22"/>
        </w:rPr>
      </w:pPr>
    </w:p>
    <w:p w14:paraId="21E03834" w14:textId="7433EE3D" w:rsidR="001E09A5" w:rsidRPr="003D4DCB" w:rsidRDefault="000524EA" w:rsidP="003D4DCB">
      <w:pPr>
        <w:spacing w:after="160" w:line="276" w:lineRule="auto"/>
        <w:jc w:val="both"/>
        <w:rPr>
          <w:sz w:val="22"/>
          <w:szCs w:val="22"/>
        </w:rPr>
      </w:pPr>
      <w:r w:rsidRPr="003D4DCB">
        <w:rPr>
          <w:sz w:val="22"/>
          <w:szCs w:val="22"/>
        </w:rPr>
        <w:t>Text</w:t>
      </w:r>
    </w:p>
    <w:p w14:paraId="109DBA63" w14:textId="77777777" w:rsidR="00965191" w:rsidRPr="003D4DCB" w:rsidRDefault="00965191" w:rsidP="003D4DCB">
      <w:pPr>
        <w:spacing w:after="160" w:line="276" w:lineRule="auto"/>
        <w:jc w:val="both"/>
        <w:rPr>
          <w:sz w:val="22"/>
          <w:szCs w:val="22"/>
        </w:rPr>
      </w:pPr>
    </w:p>
    <w:p w14:paraId="0E0415E6" w14:textId="77777777" w:rsidR="00965191" w:rsidRPr="003D4DCB" w:rsidRDefault="00965191" w:rsidP="003D4DCB">
      <w:pPr>
        <w:spacing w:after="160" w:line="276" w:lineRule="auto"/>
        <w:jc w:val="both"/>
        <w:rPr>
          <w:sz w:val="22"/>
          <w:szCs w:val="22"/>
        </w:rPr>
      </w:pPr>
      <w:r w:rsidRPr="003D4DCB">
        <w:rPr>
          <w:sz w:val="22"/>
          <w:szCs w:val="22"/>
        </w:rPr>
        <w:br w:type="page"/>
      </w:r>
    </w:p>
    <w:p w14:paraId="4DC8D94B" w14:textId="2E243894" w:rsidR="00965191" w:rsidRPr="00C739D3" w:rsidRDefault="00C739D3" w:rsidP="00C739D3">
      <w:pPr>
        <w:spacing w:after="160" w:line="276" w:lineRule="auto"/>
        <w:jc w:val="both"/>
        <w:rPr>
          <w:b/>
          <w:sz w:val="22"/>
          <w:szCs w:val="22"/>
        </w:rPr>
      </w:pPr>
      <w:r>
        <w:rPr>
          <w:b/>
          <w:sz w:val="22"/>
          <w:szCs w:val="22"/>
        </w:rPr>
        <w:lastRenderedPageBreak/>
        <w:t xml:space="preserve">1. </w:t>
      </w:r>
      <w:r w:rsidR="00965191" w:rsidRPr="00C739D3">
        <w:rPr>
          <w:b/>
          <w:sz w:val="22"/>
          <w:szCs w:val="22"/>
        </w:rPr>
        <w:t>Introduction</w:t>
      </w:r>
    </w:p>
    <w:p w14:paraId="3343CC16" w14:textId="7E2176F1" w:rsidR="00D14C22" w:rsidRPr="003D4DCB" w:rsidRDefault="00305630" w:rsidP="00C739D3">
      <w:pPr>
        <w:spacing w:after="160" w:line="276" w:lineRule="auto"/>
        <w:jc w:val="both"/>
        <w:rPr>
          <w:sz w:val="22"/>
          <w:szCs w:val="22"/>
        </w:rPr>
      </w:pPr>
      <w:r w:rsidRPr="003D4DCB">
        <w:rPr>
          <w:sz w:val="22"/>
          <w:szCs w:val="22"/>
        </w:rPr>
        <w:t xml:space="preserve">Persistently low and declining fertility has become one of the defining demographic topics of high-income societies in the twenty-first century. </w:t>
      </w:r>
      <w:bookmarkStart w:id="0" w:name="_Hlk238794839"/>
      <w:r w:rsidRPr="003D4DCB">
        <w:rPr>
          <w:sz w:val="22"/>
          <w:szCs w:val="22"/>
        </w:rPr>
        <w:t xml:space="preserve">Across the European Union, the total fertility rate (TFR) fell to </w:t>
      </w:r>
      <w:ins w:id="1" w:author="Katarina Luise Matthes" w:date="2026-08-28T07:35:00Z">
        <w:r w:rsidR="00D31E5C">
          <w:rPr>
            <w:sz w:val="22"/>
            <w:szCs w:val="22"/>
          </w:rPr>
          <w:t xml:space="preserve">a record low of </w:t>
        </w:r>
      </w:ins>
      <w:r w:rsidRPr="003D4DCB">
        <w:rPr>
          <w:sz w:val="22"/>
          <w:szCs w:val="22"/>
        </w:rPr>
        <w:t>1.34 in 2024</w:t>
      </w:r>
      <w:ins w:id="2" w:author="Katarina Luise Matthes" w:date="2026-08-28T07:33:00Z">
        <w:r w:rsidR="00D31E5C">
          <w:rPr>
            <w:sz w:val="22"/>
            <w:szCs w:val="22"/>
          </w:rPr>
          <w:t>,</w:t>
        </w:r>
      </w:ins>
      <w:del w:id="3" w:author="Katarina Luise Matthes" w:date="2026-08-28T07:33:00Z">
        <w:r w:rsidRPr="003D4DCB" w:rsidDel="00D31E5C">
          <w:rPr>
            <w:sz w:val="22"/>
            <w:szCs w:val="22"/>
          </w:rPr>
          <w:delText xml:space="preserve"> </w:delText>
        </w:r>
      </w:del>
      <w:del w:id="4" w:author="Katarina Luise Matthes" w:date="2026-08-28T07:31:00Z">
        <w:r w:rsidRPr="003D4DCB" w:rsidDel="00D31E5C">
          <w:rPr>
            <w:sz w:val="22"/>
            <w:szCs w:val="22"/>
          </w:rPr>
          <w:delText xml:space="preserve">— </w:delText>
        </w:r>
      </w:del>
      <w:del w:id="5" w:author="Katarina Luise Matthes" w:date="2026-08-28T07:33:00Z">
        <w:r w:rsidRPr="003D4DCB" w:rsidDel="00D31E5C">
          <w:rPr>
            <w:sz w:val="22"/>
            <w:szCs w:val="22"/>
          </w:rPr>
          <w:delText>its lowest value on record</w:delText>
        </w:r>
      </w:del>
      <w:ins w:id="6" w:author="Katarina Luise Matthes" w:date="2026-08-28T07:31:00Z">
        <w:r w:rsidR="00D31E5C">
          <w:rPr>
            <w:sz w:val="22"/>
            <w:szCs w:val="22"/>
          </w:rPr>
          <w:t>,</w:t>
        </w:r>
      </w:ins>
      <w:del w:id="7" w:author="Katarina Luise Matthes" w:date="2026-08-28T07:31:00Z">
        <w:r w:rsidRPr="003D4DCB" w:rsidDel="00D31E5C">
          <w:rPr>
            <w:sz w:val="22"/>
            <w:szCs w:val="22"/>
          </w:rPr>
          <w:delText xml:space="preserve"> — </w:delText>
        </w:r>
      </w:del>
      <w:r w:rsidRPr="003D4DCB">
        <w:rPr>
          <w:sz w:val="22"/>
          <w:szCs w:val="22"/>
        </w:rPr>
        <w:t>continuing a renewed downward trajectory since 2022</w:t>
      </w:r>
      <w:bookmarkEnd w:id="0"/>
      <w:r w:rsidRPr="003D4DCB">
        <w:rPr>
          <w:sz w:val="22"/>
          <w:szCs w:val="22"/>
        </w:rPr>
        <w:t>.</w:t>
      </w:r>
      <w:sdt>
        <w:sdtPr>
          <w:rPr>
            <w:color w:val="000000"/>
            <w:sz w:val="22"/>
            <w:szCs w:val="22"/>
            <w:vertAlign w:val="superscript"/>
          </w:rPr>
          <w:tag w:val="MENDELEY_CITATION_v3_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"/>
          <w:id w:val="1726493385"/>
          <w:placeholder>
            <w:docPart w:val="67598C79AB7C7A438D4F14CBAB773941"/>
          </w:placeholder>
        </w:sdtPr>
        <w:sdtEndPr/>
        <w:sdtContent>
          <w:r w:rsidR="00C739D3" w:rsidRPr="00C739D3">
            <w:rPr>
              <w:color w:val="000000"/>
              <w:sz w:val="22"/>
              <w:szCs w:val="22"/>
              <w:vertAlign w:val="superscript"/>
            </w:rPr>
            <w:t>1</w:t>
          </w:r>
        </w:sdtContent>
      </w:sdt>
      <w:r w:rsidRPr="003D4DCB">
        <w:rPr>
          <w:sz w:val="22"/>
          <w:szCs w:val="22"/>
        </w:rPr>
        <w:t xml:space="preserve"> This pattern reflects long-run structural changes associated with the second demographic transition: rising female educational attainment and labour force participation, delayed and </w:t>
      </w:r>
      <w:commentRangeStart w:id="8"/>
      <w:r w:rsidRPr="003D4DCB">
        <w:rPr>
          <w:sz w:val="22"/>
          <w:szCs w:val="22"/>
        </w:rPr>
        <w:t xml:space="preserve">increasingly precarious </w:t>
      </w:r>
      <w:commentRangeEnd w:id="8"/>
      <w:r w:rsidR="007A3B2F">
        <w:rPr>
          <w:rStyle w:val="CommentReference"/>
          <w:lang w:val="en-US" w:eastAsia="en-US" w:bidi="ar-SA"/>
        </w:rPr>
        <w:commentReference w:id="8"/>
      </w:r>
      <w:r w:rsidRPr="003D4DCB">
        <w:rPr>
          <w:sz w:val="22"/>
          <w:szCs w:val="22"/>
        </w:rPr>
        <w:t xml:space="preserve">family formation, and a broad shift toward individualistic life-course </w:t>
      </w:r>
      <w:commentRangeStart w:id="9"/>
      <w:r w:rsidRPr="003D4DCB">
        <w:rPr>
          <w:sz w:val="22"/>
          <w:szCs w:val="22"/>
        </w:rPr>
        <w:t>norms</w:t>
      </w:r>
      <w:commentRangeEnd w:id="9"/>
      <w:r w:rsidR="00E10352">
        <w:rPr>
          <w:rStyle w:val="CommentReference"/>
          <w:lang w:val="en-US" w:eastAsia="en-US" w:bidi="ar-SA"/>
        </w:rPr>
        <w:commentReference w:id="9"/>
      </w:r>
      <w:r w:rsidRPr="003D4DCB">
        <w:rPr>
          <w:sz w:val="22"/>
          <w:szCs w:val="22"/>
        </w:rPr>
        <w:t>.</w:t>
      </w:r>
      <w:sdt>
        <w:sdtPr>
          <w:rPr>
            <w:color w:val="000000"/>
            <w:sz w:val="22"/>
            <w:szCs w:val="22"/>
            <w:vertAlign w:val="superscript"/>
          </w:rPr>
          <w:tag w:val="MENDELEY_CITATION_v3_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"/>
          <w:id w:val="1301109977"/>
          <w:placeholder>
            <w:docPart w:val="67598C79AB7C7A438D4F14CBAB773941"/>
          </w:placeholder>
        </w:sdtPr>
        <w:sdtEndPr/>
        <w:sdtContent>
          <w:r w:rsidR="00C739D3" w:rsidRPr="00C739D3">
            <w:rPr>
              <w:color w:val="000000"/>
              <w:sz w:val="22"/>
              <w:szCs w:val="22"/>
              <w:vertAlign w:val="superscript"/>
            </w:rPr>
            <w:t>2</w:t>
          </w:r>
        </w:sdtContent>
      </w:sdt>
      <w:r w:rsidRPr="003D4DCB">
        <w:rPr>
          <w:sz w:val="22"/>
          <w:szCs w:val="22"/>
        </w:rPr>
        <w:t xml:space="preserve"> </w:t>
      </w:r>
      <w:commentRangeStart w:id="10"/>
      <w:r w:rsidRPr="003D4DCB">
        <w:rPr>
          <w:sz w:val="22"/>
          <w:szCs w:val="22"/>
        </w:rPr>
        <w:t>Childbearing postponement has been central to these trends, with the share of births to women aged 30 or older rising from 29% to 57% across Europe and other developed regions between 1990 and 2023</w:t>
      </w:r>
      <w:commentRangeEnd w:id="10"/>
      <w:r w:rsidR="00CD4DDD">
        <w:rPr>
          <w:rStyle w:val="CommentReference"/>
          <w:lang w:val="en-US" w:eastAsia="en-US" w:bidi="ar-SA"/>
        </w:rPr>
        <w:commentReference w:id="10"/>
      </w:r>
      <w:r w:rsidRPr="003D4DCB">
        <w:rPr>
          <w:sz w:val="22"/>
          <w:szCs w:val="22"/>
        </w:rPr>
        <w:t>.</w:t>
      </w:r>
      <w:sdt>
        <w:sdtPr>
          <w:rPr>
            <w:color w:val="000000"/>
            <w:sz w:val="22"/>
            <w:szCs w:val="22"/>
            <w:vertAlign w:val="superscript"/>
          </w:rPr>
          <w:tag w:val="MENDELEY_CITATION_v3_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"/>
          <w:id w:val="-199559653"/>
          <w:placeholder>
            <w:docPart w:val="67598C79AB7C7A438D4F14CBAB773941"/>
          </w:placeholder>
        </w:sdtPr>
        <w:sdtEndPr/>
        <w:sdtContent>
          <w:r w:rsidR="00C739D3" w:rsidRPr="00C739D3">
            <w:rPr>
              <w:color w:val="000000"/>
              <w:sz w:val="22"/>
              <w:szCs w:val="22"/>
              <w:vertAlign w:val="superscript"/>
            </w:rPr>
            <w:t>3</w:t>
          </w:r>
        </w:sdtContent>
      </w:sdt>
      <w:r w:rsidRPr="003D4DCB">
        <w:rPr>
          <w:sz w:val="22"/>
          <w:szCs w:val="22"/>
        </w:rPr>
        <w:t xml:space="preserve"> Yet growing evidence suggests the current decline also reflects a genuine quantum reduction in completed fertility, not merely a tempo effect. </w:t>
      </w:r>
      <w:proofErr w:type="spellStart"/>
      <w:r w:rsidRPr="003D4DCB">
        <w:rPr>
          <w:sz w:val="22"/>
          <w:szCs w:val="22"/>
        </w:rPr>
        <w:t>Hellstrand</w:t>
      </w:r>
      <w:proofErr w:type="spellEnd"/>
      <w:r w:rsidRPr="003D4DCB">
        <w:rPr>
          <w:sz w:val="22"/>
          <w:szCs w:val="22"/>
        </w:rPr>
        <w:t xml:space="preserve"> et al. (2021) showed for the Nordic countries </w:t>
      </w:r>
      <w:ins w:id="11" w:author="Katarina Luise Matthes" w:date="2026-08-28T08:03:00Z">
        <w:r w:rsidR="00802DBD">
          <w:rPr>
            <w:sz w:val="22"/>
            <w:szCs w:val="22"/>
          </w:rPr>
          <w:t>,</w:t>
        </w:r>
      </w:ins>
      <w:del w:id="12" w:author="Katarina Luise Matthes" w:date="2026-08-28T08:03:00Z">
        <w:r w:rsidRPr="003D4DCB" w:rsidDel="00802DBD">
          <w:rPr>
            <w:sz w:val="22"/>
            <w:szCs w:val="22"/>
          </w:rPr>
          <w:delText xml:space="preserve">— </w:delText>
        </w:r>
      </w:del>
      <w:r w:rsidRPr="003D4DCB">
        <w:rPr>
          <w:sz w:val="22"/>
          <w:szCs w:val="22"/>
        </w:rPr>
        <w:t xml:space="preserve">historically paradigmatic high-fertility, high-gender-equality societies </w:t>
      </w:r>
      <w:ins w:id="13" w:author="Katarina Luise Matthes" w:date="2026-08-28T08:03:00Z">
        <w:r w:rsidR="00802DBD">
          <w:rPr>
            <w:sz w:val="22"/>
            <w:szCs w:val="22"/>
          </w:rPr>
          <w:t>,</w:t>
        </w:r>
      </w:ins>
      <w:del w:id="14" w:author="Katarina Luise Matthes" w:date="2026-08-28T08:03:00Z">
        <w:r w:rsidRPr="003D4DCB" w:rsidDel="00802DBD">
          <w:rPr>
            <w:sz w:val="22"/>
            <w:szCs w:val="22"/>
          </w:rPr>
          <w:delText xml:space="preserve">— </w:delText>
        </w:r>
      </w:del>
      <w:r w:rsidRPr="003D4DCB">
        <w:rPr>
          <w:sz w:val="22"/>
          <w:szCs w:val="22"/>
        </w:rPr>
        <w:t>that women are now having not just later, but fewer children, with cohort fertility declining across successive birth cohorts.</w:t>
      </w:r>
      <w:sdt>
        <w:sdtPr>
          <w:rPr>
            <w:color w:val="000000"/>
            <w:sz w:val="22"/>
            <w:szCs w:val="22"/>
            <w:vertAlign w:val="superscript"/>
          </w:rPr>
          <w:tag w:val="MENDELEY_CITATION_v3_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"/>
          <w:id w:val="-690763684"/>
          <w:placeholder>
            <w:docPart w:val="67598C79AB7C7A438D4F14CBAB773941"/>
          </w:placeholder>
        </w:sdtPr>
        <w:sdtEndPr/>
        <w:sdtContent>
          <w:r w:rsidR="00C739D3" w:rsidRPr="00C739D3">
            <w:rPr>
              <w:color w:val="000000"/>
              <w:sz w:val="22"/>
              <w:szCs w:val="22"/>
              <w:vertAlign w:val="superscript"/>
            </w:rPr>
            <w:t>4</w:t>
          </w:r>
        </w:sdtContent>
      </w:sdt>
      <w:r w:rsidRPr="003D4DCB">
        <w:rPr>
          <w:sz w:val="22"/>
          <w:szCs w:val="22"/>
        </w:rPr>
        <w:t xml:space="preserve"> Bloom, Kuhn and </w:t>
      </w:r>
      <w:proofErr w:type="spellStart"/>
      <w:r w:rsidRPr="003D4DCB">
        <w:rPr>
          <w:sz w:val="22"/>
          <w:szCs w:val="22"/>
        </w:rPr>
        <w:t>Prettner</w:t>
      </w:r>
      <w:proofErr w:type="spellEnd"/>
      <w:r w:rsidRPr="003D4DCB">
        <w:rPr>
          <w:sz w:val="22"/>
          <w:szCs w:val="22"/>
        </w:rPr>
        <w:t xml:space="preserve"> (2024), in a comprehensive review of fertility trends in high-income countries, identify a cluster of mutually reinforcing determinants: </w:t>
      </w:r>
      <w:commentRangeStart w:id="15"/>
      <w:r w:rsidRPr="003D4DCB">
        <w:rPr>
          <w:sz w:val="22"/>
          <w:szCs w:val="22"/>
        </w:rPr>
        <w:t>the rising opportunity costs of childbearing (particularly for women)</w:t>
      </w:r>
      <w:commentRangeEnd w:id="15"/>
      <w:r w:rsidR="00802DBD">
        <w:rPr>
          <w:rStyle w:val="CommentReference"/>
          <w:lang w:val="en-US" w:eastAsia="en-US" w:bidi="ar-SA"/>
        </w:rPr>
        <w:commentReference w:id="15"/>
      </w:r>
      <w:r w:rsidRPr="003D4DCB">
        <w:rPr>
          <w:sz w:val="22"/>
          <w:szCs w:val="22"/>
        </w:rPr>
        <w:t>, housing and economic insecurity, persistent work–family incompatibilities, and cultural shifts toward smaller family norms.</w:t>
      </w:r>
      <w:sdt>
        <w:sdtPr>
          <w:rPr>
            <w:color w:val="000000"/>
            <w:sz w:val="22"/>
            <w:szCs w:val="22"/>
            <w:vertAlign w:val="superscript"/>
          </w:rPr>
          <w:tag w:val="MENDELEY_CITATION_v3_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"/>
          <w:id w:val="-79760773"/>
          <w:placeholder>
            <w:docPart w:val="67598C79AB7C7A438D4F14CBAB773941"/>
          </w:placeholder>
        </w:sdtPr>
        <w:sdtEndPr/>
        <w:sdtContent>
          <w:r w:rsidR="00C739D3" w:rsidRPr="00C739D3">
            <w:rPr>
              <w:color w:val="000000"/>
              <w:sz w:val="22"/>
              <w:szCs w:val="22"/>
              <w:vertAlign w:val="superscript"/>
            </w:rPr>
            <w:t>5</w:t>
          </w:r>
        </w:sdtContent>
      </w:sdt>
      <w:r w:rsidRPr="003D4DCB">
        <w:rPr>
          <w:sz w:val="22"/>
          <w:szCs w:val="22"/>
        </w:rPr>
        <w:t xml:space="preserve"> Sustained very low fertility could become the norm rather than a transient phase, with far-reaching consequences for population ageing, pension systems, and long-run economic development. </w:t>
      </w:r>
      <w:sdt>
        <w:sdtPr>
          <w:rPr>
            <w:color w:val="000000"/>
            <w:sz w:val="22"/>
            <w:szCs w:val="22"/>
            <w:vertAlign w:val="superscript"/>
          </w:rPr>
          <w:tag w:val="MENDELEY_CITATION_v3_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"/>
          <w:id w:val="187804402"/>
          <w:placeholder>
            <w:docPart w:val="67598C79AB7C7A438D4F14CBAB773941"/>
          </w:placeholder>
        </w:sdtPr>
        <w:sdtEndPr/>
        <w:sdtContent>
          <w:r w:rsidR="00C739D3" w:rsidRPr="00C739D3">
            <w:rPr>
              <w:color w:val="000000"/>
              <w:sz w:val="22"/>
              <w:szCs w:val="22"/>
              <w:vertAlign w:val="superscript"/>
            </w:rPr>
            <w:t>6</w:t>
          </w:r>
        </w:sdtContent>
      </w:sdt>
    </w:p>
    <w:p w14:paraId="55798FE8" w14:textId="7EF57B3C" w:rsidR="00D14C22" w:rsidRPr="003D4DCB" w:rsidRDefault="00305630" w:rsidP="00C739D3">
      <w:pPr>
        <w:spacing w:after="160" w:line="276" w:lineRule="auto"/>
        <w:jc w:val="both"/>
        <w:rPr>
          <w:sz w:val="22"/>
          <w:szCs w:val="22"/>
        </w:rPr>
      </w:pPr>
      <w:r w:rsidRPr="003D4DCB">
        <w:rPr>
          <w:sz w:val="22"/>
          <w:szCs w:val="22"/>
        </w:rPr>
        <w:t>The COVID-19 pandemic superimposed a complex pattern of short-term fluctuations on these longer-run trends without reversing them. Sobotka et al. (2024), drawing on monthly birth data from 38 higher-income countries, document a characteristic "pandemic roller-coaster": an initial fall in births in most countries in early 2021, followed by a short-term rebound later that year, and then a pronounced and geographically widespread birth decline from 2022 onwards.</w:t>
      </w:r>
      <w:sdt>
        <w:sdtPr>
          <w:rPr>
            <w:color w:val="000000"/>
            <w:sz w:val="22"/>
            <w:szCs w:val="22"/>
            <w:vertAlign w:val="superscript"/>
          </w:rPr>
          <w:tag w:val="MENDELEY_CITATION_v3_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"/>
          <w:id w:val="1042099545"/>
          <w:placeholder>
            <w:docPart w:val="67598C79AB7C7A438D4F14CBAB773941"/>
          </w:placeholder>
        </w:sdtPr>
        <w:sdtEndPr/>
        <w:sdtContent>
          <w:r w:rsidR="00C739D3" w:rsidRPr="00C739D3">
            <w:rPr>
              <w:color w:val="000000"/>
              <w:sz w:val="22"/>
              <w:szCs w:val="22"/>
              <w:vertAlign w:val="superscript"/>
            </w:rPr>
            <w:t>6</w:t>
          </w:r>
        </w:sdtContent>
      </w:sdt>
      <w:r w:rsidRPr="003D4DCB">
        <w:rPr>
          <w:sz w:val="22"/>
          <w:szCs w:val="22"/>
        </w:rPr>
        <w:t xml:space="preserve"> Andersson and colleagues (2024) show for Germany and Sweden that the 2022 decline was particularly sharp</w:t>
      </w:r>
      <w:ins w:id="16" w:author="Katarina Luise Matthes" w:date="2026-08-28T08:10:00Z">
        <w:r w:rsidR="003B397F">
          <w:rPr>
            <w:sz w:val="22"/>
            <w:szCs w:val="22"/>
          </w:rPr>
          <w:t xml:space="preserve"> with</w:t>
        </w:r>
      </w:ins>
      <w:r w:rsidRPr="003D4DCB">
        <w:rPr>
          <w:sz w:val="22"/>
          <w:szCs w:val="22"/>
        </w:rPr>
        <w:t xml:space="preserve"> </w:t>
      </w:r>
      <w:ins w:id="17" w:author="Katarina Luise Matthes" w:date="2026-08-28T08:10:00Z">
        <w:r w:rsidR="00AD29CC">
          <w:rPr>
            <w:sz w:val="22"/>
            <w:szCs w:val="22"/>
          </w:rPr>
          <w:t>,</w:t>
        </w:r>
      </w:ins>
      <w:del w:id="18" w:author="Katarina Luise Matthes" w:date="2026-08-28T08:10:00Z">
        <w:r w:rsidRPr="003D4DCB" w:rsidDel="00AD29CC">
          <w:rPr>
            <w:sz w:val="22"/>
            <w:szCs w:val="22"/>
          </w:rPr>
          <w:delText>—</w:delText>
        </w:r>
        <w:r w:rsidRPr="003D4DCB" w:rsidDel="003B397F">
          <w:rPr>
            <w:sz w:val="22"/>
            <w:szCs w:val="22"/>
          </w:rPr>
          <w:delText xml:space="preserve"> </w:delText>
        </w:r>
      </w:del>
      <w:r w:rsidRPr="003D4DCB">
        <w:rPr>
          <w:sz w:val="22"/>
          <w:szCs w:val="22"/>
        </w:rPr>
        <w:t xml:space="preserve">around 10% in both countries within a few months </w:t>
      </w:r>
      <w:del w:id="19" w:author="Katarina Luise Matthes" w:date="2026-08-28T08:10:00Z">
        <w:r w:rsidRPr="003D4DCB" w:rsidDel="00AD29CC">
          <w:rPr>
            <w:sz w:val="22"/>
            <w:szCs w:val="22"/>
          </w:rPr>
          <w:delText xml:space="preserve">— </w:delText>
        </w:r>
      </w:del>
      <w:r w:rsidRPr="003D4DCB">
        <w:rPr>
          <w:sz w:val="22"/>
          <w:szCs w:val="22"/>
        </w:rPr>
        <w:t>and associated temporally with vaccination rollout and the easing of pandemic restrictions, but not with conventional economic recession indicators.</w:t>
      </w:r>
      <w:sdt>
        <w:sdtPr>
          <w:rPr>
            <w:color w:val="000000"/>
            <w:sz w:val="22"/>
            <w:szCs w:val="22"/>
            <w:vertAlign w:val="superscript"/>
          </w:rPr>
          <w:tag w:val="MENDELEY_CITATION_v3_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"/>
          <w:id w:val="1673681106"/>
          <w:placeholder>
            <w:docPart w:val="67598C79AB7C7A438D4F14CBAB773941"/>
          </w:placeholder>
        </w:sdtPr>
        <w:sdtEndPr/>
        <w:sdtContent>
          <w:r w:rsidR="00C739D3" w:rsidRPr="00C739D3">
            <w:rPr>
              <w:color w:val="000000"/>
              <w:sz w:val="22"/>
              <w:szCs w:val="22"/>
              <w:vertAlign w:val="superscript"/>
            </w:rPr>
            <w:t>7</w:t>
          </w:r>
        </w:sdtContent>
      </w:sdt>
      <w:r w:rsidRPr="003D4DCB">
        <w:rPr>
          <w:sz w:val="22"/>
          <w:szCs w:val="22"/>
        </w:rPr>
        <w:t xml:space="preserve"> At the European level, </w:t>
      </w:r>
      <w:proofErr w:type="spellStart"/>
      <w:r w:rsidRPr="003D4DCB">
        <w:rPr>
          <w:sz w:val="22"/>
          <w:szCs w:val="22"/>
        </w:rPr>
        <w:t>Vignoli</w:t>
      </w:r>
      <w:proofErr w:type="spellEnd"/>
      <w:r w:rsidRPr="003D4DCB">
        <w:rPr>
          <w:sz w:val="22"/>
          <w:szCs w:val="22"/>
        </w:rPr>
        <w:t xml:space="preserve"> et al. (2021), analysing 251 regions across 28 EU member states, demonstrate that fertility is strongly sensitive to deteriorating labour market conditions, with the steepest declines concentrated in regions where unemployment rose most sharply </w:t>
      </w:r>
      <w:commentRangeStart w:id="20"/>
      <w:r w:rsidRPr="003D4DCB">
        <w:rPr>
          <w:sz w:val="22"/>
          <w:szCs w:val="22"/>
        </w:rPr>
        <w:t>—</w:t>
      </w:r>
      <w:commentRangeEnd w:id="20"/>
      <w:r w:rsidR="003B397F">
        <w:rPr>
          <w:rStyle w:val="CommentReference"/>
          <w:lang w:val="en-US" w:eastAsia="en-US" w:bidi="ar-SA"/>
        </w:rPr>
        <w:commentReference w:id="20"/>
      </w:r>
      <w:r w:rsidRPr="003D4DCB">
        <w:rPr>
          <w:sz w:val="22"/>
          <w:szCs w:val="22"/>
        </w:rPr>
        <w:t xml:space="preserve"> pointing to the role of subjective uncertainty and economic insecurity, not merely observed unemployment, as a </w:t>
      </w:r>
      <w:commentRangeStart w:id="21"/>
      <w:r w:rsidRPr="003D4DCB">
        <w:rPr>
          <w:sz w:val="22"/>
          <w:szCs w:val="22"/>
        </w:rPr>
        <w:t>driver of reproductive decisions</w:t>
      </w:r>
      <w:commentRangeEnd w:id="21"/>
      <w:r w:rsidR="000D0B67">
        <w:rPr>
          <w:rStyle w:val="CommentReference"/>
          <w:lang w:val="en-US" w:eastAsia="en-US" w:bidi="ar-SA"/>
        </w:rPr>
        <w:commentReference w:id="21"/>
      </w:r>
      <w:r w:rsidRPr="003D4DCB">
        <w:rPr>
          <w:sz w:val="22"/>
          <w:szCs w:val="22"/>
        </w:rPr>
        <w:t>.</w:t>
      </w:r>
      <w:sdt>
        <w:sdtPr>
          <w:rPr>
            <w:color w:val="000000"/>
            <w:sz w:val="22"/>
            <w:szCs w:val="22"/>
            <w:vertAlign w:val="superscript"/>
          </w:rPr>
          <w:tag w:val="MENDELEY_CITATION_v3_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"/>
          <w:id w:val="-1119837264"/>
          <w:placeholder>
            <w:docPart w:val="67598C79AB7C7A438D4F14CBAB773941"/>
          </w:placeholder>
        </w:sdtPr>
        <w:sdtEndPr/>
        <w:sdtContent>
          <w:r w:rsidR="00C739D3" w:rsidRPr="00C739D3">
            <w:rPr>
              <w:color w:val="000000"/>
              <w:sz w:val="22"/>
              <w:szCs w:val="22"/>
              <w:vertAlign w:val="superscript"/>
            </w:rPr>
            <w:t>8</w:t>
          </w:r>
        </w:sdtContent>
      </w:sdt>
    </w:p>
    <w:p w14:paraId="5ABA2802" w14:textId="73198DE6" w:rsidR="00D14C22" w:rsidRPr="003D4DCB" w:rsidRDefault="00305630" w:rsidP="00C739D3">
      <w:pPr>
        <w:spacing w:after="160" w:line="276" w:lineRule="auto"/>
        <w:jc w:val="both"/>
        <w:rPr>
          <w:sz w:val="22"/>
          <w:szCs w:val="22"/>
        </w:rPr>
      </w:pPr>
      <w:r w:rsidRPr="003D4DCB">
        <w:rPr>
          <w:sz w:val="22"/>
          <w:szCs w:val="22"/>
        </w:rPr>
        <w:t>Switzerland exemplifies the post-pandemic fertility trajectory with particular clarity. With a TFR of 1.29 in 2024 — the lowest since records began — Switzerland has seen a steep decline from approximately 1.52 in 2021.</w:t>
      </w:r>
      <w:sdt>
        <w:sdtPr>
          <w:rPr>
            <w:color w:val="000000"/>
            <w:sz w:val="22"/>
            <w:szCs w:val="22"/>
            <w:vertAlign w:val="superscript"/>
          </w:rPr>
          <w:tag w:val="MENDELEY_CITATION_v3_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"/>
          <w:id w:val="274835354"/>
          <w:placeholder>
            <w:docPart w:val="67598C79AB7C7A438D4F14CBAB773941"/>
          </w:placeholder>
        </w:sdtPr>
        <w:sdtEndPr/>
        <w:sdtContent>
          <w:r w:rsidR="00C739D3" w:rsidRPr="00C739D3">
            <w:rPr>
              <w:color w:val="000000"/>
              <w:sz w:val="22"/>
              <w:szCs w:val="22"/>
              <w:vertAlign w:val="superscript"/>
            </w:rPr>
            <w:t>9</w:t>
          </w:r>
        </w:sdtContent>
      </w:sdt>
      <w:r w:rsidRPr="003D4DCB">
        <w:rPr>
          <w:sz w:val="22"/>
          <w:szCs w:val="22"/>
        </w:rPr>
        <w:t xml:space="preserve"> Crucially, this decline predates the pandemic. Matthes, Le Vu and Staub (2025)</w:t>
      </w:r>
      <w:ins w:id="22" w:author="Katarina Luise Matthes" w:date="2026-08-28T08:28:00Z">
        <w:r w:rsidR="00FB5C35">
          <w:rPr>
            <w:sz w:val="22"/>
            <w:szCs w:val="22"/>
          </w:rPr>
          <w:t xml:space="preserve"> </w:t>
        </w:r>
      </w:ins>
      <w:del w:id="23" w:author="Katarina Luise Matthes" w:date="2026-08-28T08:28:00Z">
        <w:r w:rsidRPr="003D4DCB" w:rsidDel="00FB5C35">
          <w:rPr>
            <w:sz w:val="22"/>
            <w:szCs w:val="22"/>
          </w:rPr>
          <w:delText xml:space="preserve">, </w:delText>
        </w:r>
      </w:del>
      <w:bookmarkStart w:id="24" w:name="_Hlk238798183"/>
      <w:r w:rsidRPr="003D4DCB">
        <w:rPr>
          <w:sz w:val="22"/>
          <w:szCs w:val="22"/>
        </w:rPr>
        <w:t>track</w:t>
      </w:r>
      <w:ins w:id="25" w:author="Katarina Luise Matthes" w:date="2026-08-28T08:30:00Z">
        <w:r w:rsidR="00FB5C35">
          <w:rPr>
            <w:sz w:val="22"/>
            <w:szCs w:val="22"/>
          </w:rPr>
          <w:t>ed</w:t>
        </w:r>
      </w:ins>
      <w:del w:id="26" w:author="Katarina Luise Matthes" w:date="2026-08-28T08:28:00Z">
        <w:r w:rsidRPr="003D4DCB" w:rsidDel="00FB5C35">
          <w:rPr>
            <w:sz w:val="22"/>
            <w:szCs w:val="22"/>
          </w:rPr>
          <w:delText>ing</w:delText>
        </w:r>
      </w:del>
      <w:r w:rsidRPr="003D4DCB">
        <w:rPr>
          <w:sz w:val="22"/>
          <w:szCs w:val="22"/>
        </w:rPr>
        <w:t xml:space="preserve"> general fertility rates (GFRs) in Switzerland from 1871 to 2022 using the </w:t>
      </w:r>
      <w:r w:rsidR="00640991">
        <w:rPr>
          <w:sz w:val="22"/>
          <w:szCs w:val="22"/>
        </w:rPr>
        <w:t xml:space="preserve">Swiss </w:t>
      </w:r>
      <w:r w:rsidRPr="003D4DCB">
        <w:rPr>
          <w:sz w:val="22"/>
          <w:szCs w:val="22"/>
        </w:rPr>
        <w:t>vital statistics</w:t>
      </w:r>
      <w:r w:rsidR="00640991">
        <w:rPr>
          <w:sz w:val="22"/>
          <w:szCs w:val="22"/>
        </w:rPr>
        <w:t xml:space="preserve"> (</w:t>
      </w:r>
      <w:proofErr w:type="spellStart"/>
      <w:r w:rsidR="00640991" w:rsidRPr="003D4DCB">
        <w:rPr>
          <w:sz w:val="22"/>
          <w:szCs w:val="22"/>
        </w:rPr>
        <w:t>BevNat</w:t>
      </w:r>
      <w:proofErr w:type="spellEnd"/>
      <w:r w:rsidR="00640991">
        <w:rPr>
          <w:sz w:val="22"/>
          <w:szCs w:val="22"/>
        </w:rPr>
        <w:t>)</w:t>
      </w:r>
      <w:ins w:id="27" w:author="Katarina Luise Matthes" w:date="2026-08-28T08:29:00Z">
        <w:r w:rsidR="00FB5C35">
          <w:rPr>
            <w:sz w:val="22"/>
            <w:szCs w:val="22"/>
          </w:rPr>
          <w:t>.</w:t>
        </w:r>
      </w:ins>
      <w:del w:id="28" w:author="Katarina Luise Matthes" w:date="2026-08-28T08:29:00Z">
        <w:r w:rsidRPr="003D4DCB" w:rsidDel="00FB5C35">
          <w:rPr>
            <w:sz w:val="22"/>
            <w:szCs w:val="22"/>
          </w:rPr>
          <w:delText xml:space="preserve">, </w:delText>
        </w:r>
      </w:del>
      <w:ins w:id="29" w:author="Katarina Luise Matthes" w:date="2026-08-28T08:30:00Z">
        <w:r w:rsidR="00FB5C35" w:rsidRPr="00FB5C35">
          <w:rPr>
            <w:sz w:val="22"/>
            <w:szCs w:val="22"/>
          </w:rPr>
          <w:t>Their findings</w:t>
        </w:r>
      </w:ins>
      <w:ins w:id="30" w:author="Katarina Luise Matthes" w:date="2026-08-28T08:29:00Z">
        <w:r w:rsidR="00FB5C35">
          <w:rPr>
            <w:sz w:val="22"/>
            <w:szCs w:val="22"/>
          </w:rPr>
          <w:t xml:space="preserve"> </w:t>
        </w:r>
      </w:ins>
      <w:r w:rsidRPr="003D4DCB">
        <w:rPr>
          <w:sz w:val="22"/>
          <w:szCs w:val="22"/>
        </w:rPr>
        <w:t>show that the GFR had already been declining since 2018 before the pandemic struck</w:t>
      </w:r>
      <w:bookmarkEnd w:id="24"/>
      <w:r w:rsidRPr="003D4DCB">
        <w:rPr>
          <w:sz w:val="22"/>
          <w:szCs w:val="22"/>
        </w:rPr>
        <w:t>.</w:t>
      </w:r>
      <w:sdt>
        <w:sdtPr>
          <w:rPr>
            <w:color w:val="000000"/>
            <w:sz w:val="22"/>
            <w:szCs w:val="22"/>
            <w:vertAlign w:val="superscript"/>
          </w:rPr>
          <w:tag w:val="MENDELEY_CITATION_v3_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"/>
          <w:id w:val="-1482766062"/>
          <w:placeholder>
            <w:docPart w:val="67598C79AB7C7A438D4F14CBAB773941"/>
          </w:placeholder>
        </w:sdtPr>
        <w:sdtEndPr/>
        <w:sdtContent>
          <w:r w:rsidR="00C739D3" w:rsidRPr="00C739D3">
            <w:rPr>
              <w:color w:val="000000"/>
              <w:sz w:val="22"/>
              <w:szCs w:val="22"/>
              <w:vertAlign w:val="superscript"/>
            </w:rPr>
            <w:t>10</w:t>
          </w:r>
        </w:sdtContent>
      </w:sdt>
      <w:r w:rsidRPr="003D4DCB">
        <w:rPr>
          <w:sz w:val="22"/>
          <w:szCs w:val="22"/>
        </w:rPr>
        <w:t xml:space="preserve"> This analysis documents that, in contrast to the temporary birth dips followed by baby booms produced by historical influenza pandemics (1889–90, 1918–20, 1957), the COVID-19 period generated more complex dynamics: a transient GFR excess in 2021 — concentrated among Swiss-nationality women aged 30 and older and women having their second child — followed by a pronounced decline from February 2022, which disproportionately affected non-Swiss women, women aged under 30, and mothers in German-speaking regions. </w:t>
      </w:r>
      <w:r w:rsidR="00640991" w:rsidRPr="00640991">
        <w:rPr>
          <w:sz w:val="22"/>
          <w:szCs w:val="22"/>
        </w:rPr>
        <w:t xml:space="preserve">However, the subgroup analysis in this study was superficial, and a more in-depth examination of sub-national trends is </w:t>
      </w:r>
      <w:r w:rsidR="00231110">
        <w:rPr>
          <w:sz w:val="22"/>
          <w:szCs w:val="22"/>
        </w:rPr>
        <w:t>needed</w:t>
      </w:r>
      <w:r w:rsidRPr="003D4DCB">
        <w:rPr>
          <w:sz w:val="22"/>
          <w:szCs w:val="22"/>
        </w:rPr>
        <w:t>.</w:t>
      </w:r>
      <w:sdt>
        <w:sdtPr>
          <w:rPr>
            <w:color w:val="000000"/>
            <w:sz w:val="22"/>
            <w:szCs w:val="22"/>
            <w:vertAlign w:val="superscript"/>
          </w:rPr>
          <w:tag w:val="MENDELEY_CITATION_v3_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"/>
          <w:id w:val="1474024754"/>
          <w:placeholder>
            <w:docPart w:val="67598C79AB7C7A438D4F14CBAB773941"/>
          </w:placeholder>
        </w:sdtPr>
        <w:sdtEndPr/>
        <w:sdtContent>
          <w:r w:rsidR="00C739D3" w:rsidRPr="00C739D3">
            <w:rPr>
              <w:color w:val="000000"/>
              <w:sz w:val="22"/>
              <w:szCs w:val="22"/>
              <w:vertAlign w:val="superscript"/>
            </w:rPr>
            <w:t>10</w:t>
          </w:r>
        </w:sdtContent>
      </w:sdt>
      <w:r w:rsidRPr="003D4DCB">
        <w:rPr>
          <w:sz w:val="22"/>
          <w:szCs w:val="22"/>
        </w:rPr>
        <w:t xml:space="preserve"> The present study directly responds to this call: we extend the </w:t>
      </w:r>
      <w:proofErr w:type="spellStart"/>
      <w:r w:rsidRPr="003D4DCB">
        <w:rPr>
          <w:sz w:val="22"/>
          <w:szCs w:val="22"/>
        </w:rPr>
        <w:t>BevNat</w:t>
      </w:r>
      <w:proofErr w:type="spellEnd"/>
      <w:r w:rsidRPr="003D4DCB">
        <w:rPr>
          <w:sz w:val="22"/>
          <w:szCs w:val="22"/>
        </w:rPr>
        <w:t xml:space="preserve"> vital statistics analysis through 2025 — the year Switzerland's TFR reached its record low — and substantially expand the subgroup analysis to ask: who is particularly affected by the declining birth rate in Switzerland?</w:t>
      </w:r>
    </w:p>
    <w:p w14:paraId="19A7FA7F" w14:textId="1931CFB7" w:rsidR="00D14C22" w:rsidRPr="003D4DCB" w:rsidRDefault="00305630" w:rsidP="00C739D3">
      <w:pPr>
        <w:spacing w:after="160" w:line="276" w:lineRule="auto"/>
        <w:jc w:val="both"/>
        <w:rPr>
          <w:sz w:val="22"/>
          <w:szCs w:val="22"/>
        </w:rPr>
      </w:pPr>
      <w:r w:rsidRPr="003D4DCB">
        <w:rPr>
          <w:sz w:val="22"/>
          <w:szCs w:val="22"/>
        </w:rPr>
        <w:t xml:space="preserve">Subnational analyses have consistently shown that national TFRs mask substantial within-country heterogeneity. In Switzerland, cantonal TFRs in 2020 alone ranged from 1.27 in Basel-Stadt to 1.80 in Appenzell </w:t>
      </w:r>
      <w:proofErr w:type="spellStart"/>
      <w:r w:rsidRPr="003D4DCB">
        <w:rPr>
          <w:sz w:val="22"/>
          <w:szCs w:val="22"/>
        </w:rPr>
        <w:t>Innerrhoden</w:t>
      </w:r>
      <w:proofErr w:type="spellEnd"/>
      <w:r w:rsidRPr="003D4DCB">
        <w:rPr>
          <w:sz w:val="22"/>
          <w:szCs w:val="22"/>
        </w:rPr>
        <w:t>, with cultural, religious and linguistic factors accounting for much of the persistent spatial patterning.</w:t>
      </w:r>
      <w:sdt>
        <w:sdtPr>
          <w:rPr>
            <w:color w:val="000000"/>
            <w:sz w:val="22"/>
            <w:szCs w:val="22"/>
            <w:vertAlign w:val="superscript"/>
          </w:rPr>
          <w:tag w:val="MENDELEY_CITATION_v3_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"/>
          <w:id w:val="-1293593673"/>
          <w:placeholder>
            <w:docPart w:val="67598C79AB7C7A438D4F14CBAB773941"/>
          </w:placeholder>
        </w:sdtPr>
        <w:sdtEndPr/>
        <w:sdtContent>
          <w:r w:rsidR="00C739D3" w:rsidRPr="00C739D3">
            <w:rPr>
              <w:color w:val="000000"/>
              <w:sz w:val="22"/>
              <w:szCs w:val="22"/>
              <w:vertAlign w:val="superscript"/>
            </w:rPr>
            <w:t>11,12</w:t>
          </w:r>
        </w:sdtContent>
      </w:sdt>
      <w:r w:rsidRPr="003D4DCB">
        <w:rPr>
          <w:sz w:val="22"/>
          <w:szCs w:val="22"/>
        </w:rPr>
        <w:t xml:space="preserve"> The urban–rural gradient is among the most robustly documented subnational differentials across Europe: cities exhibit lower fertility and older maternal age, driven by the concentration of highly educated women and knowledge-sector employment,</w:t>
      </w:r>
      <w:sdt>
        <w:sdtPr>
          <w:rPr>
            <w:color w:val="000000"/>
            <w:sz w:val="22"/>
            <w:szCs w:val="22"/>
            <w:vertAlign w:val="superscript"/>
          </w:rPr>
          <w:tag w:val="MENDELEY_CITATION_v3_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"/>
          <w:id w:val="986135925"/>
          <w:placeholder>
            <w:docPart w:val="67598C79AB7C7A438D4F14CBAB773941"/>
          </w:placeholder>
        </w:sdtPr>
        <w:sdtEndPr/>
        <w:sdtContent>
          <w:r w:rsidR="00C739D3" w:rsidRPr="00C739D3">
            <w:rPr>
              <w:color w:val="000000"/>
              <w:sz w:val="22"/>
              <w:szCs w:val="22"/>
              <w:vertAlign w:val="superscript"/>
            </w:rPr>
            <w:t>13</w:t>
          </w:r>
        </w:sdtContent>
      </w:sdt>
      <w:r w:rsidRPr="003D4DCB">
        <w:rPr>
          <w:sz w:val="22"/>
          <w:szCs w:val="22"/>
        </w:rPr>
        <w:t xml:space="preserve"> and also show higher and faster-rising rates of late fertility — births above age </w:t>
      </w:r>
      <w:r w:rsidRPr="003D4DCB">
        <w:rPr>
          <w:sz w:val="22"/>
          <w:szCs w:val="22"/>
        </w:rPr>
        <w:lastRenderedPageBreak/>
        <w:t>35 — compared to rural areas.</w:t>
      </w:r>
      <w:sdt>
        <w:sdtPr>
          <w:rPr>
            <w:color w:val="000000"/>
            <w:sz w:val="22"/>
            <w:szCs w:val="22"/>
            <w:vertAlign w:val="superscript"/>
          </w:rPr>
          <w:tag w:val="MENDELEY_CITATION_v3_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"/>
          <w:id w:val="-617139153"/>
          <w:placeholder>
            <w:docPart w:val="67598C79AB7C7A438D4F14CBAB773941"/>
          </w:placeholder>
        </w:sdtPr>
        <w:sdtEndPr/>
        <w:sdtContent>
          <w:r w:rsidR="00C739D3" w:rsidRPr="00C739D3">
            <w:rPr>
              <w:color w:val="000000"/>
              <w:sz w:val="22"/>
              <w:szCs w:val="22"/>
              <w:vertAlign w:val="superscript"/>
            </w:rPr>
            <w:t>14</w:t>
          </w:r>
        </w:sdtContent>
      </w:sdt>
      <w:r w:rsidRPr="003D4DCB">
        <w:rPr>
          <w:sz w:val="22"/>
          <w:szCs w:val="22"/>
        </w:rPr>
        <w:t xml:space="preserve"> Economic downturns intensify these spatial inequalities further: in Spain, municipal-level fertility heterogeneity widened markedly during the Great Recession, with the steepest declines in depopulated rural districts </w:t>
      </w:r>
      <w:sdt>
        <w:sdtPr>
          <w:rPr>
            <w:color w:val="000000"/>
            <w:sz w:val="22"/>
            <w:szCs w:val="22"/>
            <w:vertAlign w:val="superscript"/>
          </w:rPr>
          <w:tag w:val="MENDELEY_CITATION_v3_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"/>
          <w:id w:val="-1181814723"/>
          <w:placeholder>
            <w:docPart w:val="67598C79AB7C7A438D4F14CBAB773941"/>
          </w:placeholder>
        </w:sdtPr>
        <w:sdtEndPr/>
        <w:sdtContent>
          <w:r w:rsidR="00C739D3" w:rsidRPr="00C739D3">
            <w:rPr>
              <w:color w:val="000000"/>
              <w:sz w:val="22"/>
              <w:szCs w:val="22"/>
              <w:vertAlign w:val="superscript"/>
            </w:rPr>
            <w:t>15</w:t>
          </w:r>
        </w:sdtContent>
      </w:sdt>
      <w:r w:rsidRPr="003D4DCB">
        <w:rPr>
          <w:sz w:val="22"/>
          <w:szCs w:val="22"/>
        </w:rPr>
        <w:t xml:space="preserve"> — a pattern with potential relevance for Switzerland's more peripheral cantons.</w:t>
      </w:r>
    </w:p>
    <w:p w14:paraId="65DA26DF" w14:textId="711D2207" w:rsidR="00D14C22" w:rsidRPr="003D4DCB" w:rsidRDefault="00305630" w:rsidP="00C739D3">
      <w:pPr>
        <w:spacing w:after="160" w:line="276" w:lineRule="auto"/>
        <w:jc w:val="both"/>
        <w:rPr>
          <w:sz w:val="22"/>
          <w:szCs w:val="22"/>
        </w:rPr>
      </w:pPr>
      <w:r w:rsidRPr="003D4DCB">
        <w:rPr>
          <w:sz w:val="22"/>
          <w:szCs w:val="22"/>
        </w:rPr>
        <w:t xml:space="preserve">Educational and socioeconomic gradients intersect closely with these spatial patterns. </w:t>
      </w:r>
      <w:proofErr w:type="spellStart"/>
      <w:r w:rsidRPr="003D4DCB">
        <w:rPr>
          <w:sz w:val="22"/>
          <w:szCs w:val="22"/>
        </w:rPr>
        <w:t>Nisén</w:t>
      </w:r>
      <w:proofErr w:type="spellEnd"/>
      <w:r w:rsidRPr="003D4DCB">
        <w:rPr>
          <w:sz w:val="22"/>
          <w:szCs w:val="22"/>
        </w:rPr>
        <w:t xml:space="preserve"> et al. (2021), in the first large-scale comparative study of educational differences in cohort fertility across subnational regions of 15 European countries, find that the negative educational gradient is steepest in the least economically developed regions and flattens — or even reverses — in the most developed ones, a pattern that holds within as well as across countries.</w:t>
      </w:r>
      <w:sdt>
        <w:sdtPr>
          <w:rPr>
            <w:color w:val="000000"/>
            <w:sz w:val="22"/>
            <w:szCs w:val="22"/>
            <w:vertAlign w:val="superscript"/>
          </w:rPr>
          <w:tag w:val="MENDELEY_CITATION_v3_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"/>
          <w:id w:val="1038083667"/>
          <w:placeholder>
            <w:docPart w:val="67598C79AB7C7A438D4F14CBAB773941"/>
          </w:placeholder>
        </w:sdtPr>
        <w:sdtEndPr/>
        <w:sdtContent>
          <w:r w:rsidR="00C739D3" w:rsidRPr="00C739D3">
            <w:rPr>
              <w:color w:val="000000"/>
              <w:sz w:val="22"/>
              <w:szCs w:val="22"/>
              <w:vertAlign w:val="superscript"/>
            </w:rPr>
            <w:t>16</w:t>
          </w:r>
        </w:sdtContent>
      </w:sdt>
      <w:r w:rsidRPr="003D4DCB">
        <w:rPr>
          <w:sz w:val="22"/>
          <w:szCs w:val="22"/>
        </w:rPr>
        <w:t xml:space="preserve"> Their more recent work confirms that GDP per capita, childcare availability and industrial composition independently shape parity-specific birth hazards, with complex interactions between women's education and local economic context.</w:t>
      </w:r>
      <w:sdt>
        <w:sdtPr>
          <w:rPr>
            <w:color w:val="000000"/>
            <w:sz w:val="22"/>
            <w:szCs w:val="22"/>
            <w:vertAlign w:val="superscript"/>
          </w:rPr>
          <w:tag w:val="MENDELEY_CITATION_v3_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"/>
          <w:id w:val="-1596240381"/>
          <w:placeholder>
            <w:docPart w:val="67598C79AB7C7A438D4F14CBAB773941"/>
          </w:placeholder>
        </w:sdtPr>
        <w:sdtEndPr/>
        <w:sdtContent>
          <w:r w:rsidR="00C739D3" w:rsidRPr="00C739D3">
            <w:rPr>
              <w:color w:val="000000"/>
              <w:sz w:val="22"/>
              <w:szCs w:val="22"/>
              <w:vertAlign w:val="superscript"/>
            </w:rPr>
            <w:t>17</w:t>
          </w:r>
        </w:sdtContent>
      </w:sdt>
      <w:r w:rsidRPr="003D4DCB">
        <w:rPr>
          <w:sz w:val="22"/>
          <w:szCs w:val="22"/>
        </w:rPr>
        <w:t xml:space="preserve"> In German-speaking countries including Switzerland, the fertility decline was moreover primarily driven by falling first-birth rates — a distinct pathway from Central and Eastern Europe, where second-birth transitions declined more prominently.</w:t>
      </w:r>
      <w:sdt>
        <w:sdtPr>
          <w:rPr>
            <w:color w:val="000000"/>
            <w:sz w:val="22"/>
            <w:szCs w:val="22"/>
            <w:vertAlign w:val="superscript"/>
          </w:rPr>
          <w:tag w:val="MENDELEY_CITATION_v3_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"/>
          <w:id w:val="2108163291"/>
          <w:placeholder>
            <w:docPart w:val="67598C79AB7C7A438D4F14CBAB773941"/>
          </w:placeholder>
        </w:sdtPr>
        <w:sdtEndPr/>
        <w:sdtContent>
          <w:r w:rsidR="00C739D3" w:rsidRPr="00C739D3">
            <w:rPr>
              <w:color w:val="000000"/>
              <w:sz w:val="22"/>
              <w:szCs w:val="22"/>
              <w:vertAlign w:val="superscript"/>
            </w:rPr>
            <w:t>18</w:t>
          </w:r>
        </w:sdtContent>
      </w:sdt>
      <w:r w:rsidRPr="003D4DCB">
        <w:rPr>
          <w:sz w:val="22"/>
          <w:szCs w:val="22"/>
        </w:rPr>
        <w:t xml:space="preserve"> Migration background adds a further layer: foreign-national women in Switzerland maintained a TFR of approximately 1.8–1.9 until around 2018, after which it fell sharply, narrowing the gap with Swiss-born women.</w:t>
      </w:r>
      <w:sdt>
        <w:sdtPr>
          <w:rPr>
            <w:color w:val="000000"/>
            <w:sz w:val="22"/>
            <w:szCs w:val="22"/>
            <w:vertAlign w:val="superscript"/>
          </w:rPr>
          <w:tag w:val="MENDELEY_CITATION_v3_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"/>
          <w:id w:val="350604962"/>
          <w:placeholder>
            <w:docPart w:val="67598C79AB7C7A438D4F14CBAB773941"/>
          </w:placeholder>
        </w:sdtPr>
        <w:sdtEndPr/>
        <w:sdtContent>
          <w:r w:rsidR="00C739D3" w:rsidRPr="00C739D3">
            <w:rPr>
              <w:color w:val="000000"/>
              <w:sz w:val="22"/>
              <w:szCs w:val="22"/>
              <w:vertAlign w:val="superscript"/>
            </w:rPr>
            <w:t>11</w:t>
          </w:r>
        </w:sdtContent>
      </w:sdt>
      <w:r w:rsidRPr="003D4DCB">
        <w:rPr>
          <w:sz w:val="22"/>
          <w:szCs w:val="22"/>
        </w:rPr>
        <w:t xml:space="preserve"> Moreover, labour market precarity and economic uncertainty disproportionately affect migrants and constitute major barriers to fertility realisation across both native and migrant populations.</w:t>
      </w:r>
      <w:sdt>
        <w:sdtPr>
          <w:rPr>
            <w:color w:val="000000"/>
            <w:sz w:val="22"/>
            <w:szCs w:val="22"/>
            <w:vertAlign w:val="superscript"/>
          </w:rPr>
          <w:tag w:val="MENDELEY_CITATION_v3_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"/>
          <w:id w:val="-1452539825"/>
          <w:placeholder>
            <w:docPart w:val="67598C79AB7C7A438D4F14CBAB773941"/>
          </w:placeholder>
        </w:sdtPr>
        <w:sdtEndPr/>
        <w:sdtContent>
          <w:r w:rsidR="00C739D3" w:rsidRPr="00C739D3">
            <w:rPr>
              <w:color w:val="000000"/>
              <w:sz w:val="22"/>
              <w:szCs w:val="22"/>
              <w:vertAlign w:val="superscript"/>
            </w:rPr>
            <w:t>19,20</w:t>
          </w:r>
        </w:sdtContent>
      </w:sdt>
    </w:p>
    <w:p w14:paraId="0ED99704" w14:textId="5BF65FE6" w:rsidR="00305630" w:rsidRPr="003D4DCB" w:rsidRDefault="00305630" w:rsidP="00C739D3">
      <w:pPr>
        <w:spacing w:after="160" w:line="276" w:lineRule="auto"/>
        <w:jc w:val="both"/>
        <w:rPr>
          <w:sz w:val="22"/>
          <w:szCs w:val="22"/>
        </w:rPr>
      </w:pPr>
      <w:r w:rsidRPr="003D4DCB">
        <w:rPr>
          <w:sz w:val="22"/>
          <w:szCs w:val="22"/>
        </w:rPr>
        <w:t xml:space="preserve">Despite this rich international literature, systematic subnational analyses of Switzerland's decline in birth rates — decomposed by municipality, parity, maternal age, and migration background, and extended through the most recent years — remain limited. The present paper addresses this gap directly. Drawing on individual-level </w:t>
      </w:r>
      <w:proofErr w:type="spellStart"/>
      <w:r w:rsidRPr="003D4DCB">
        <w:rPr>
          <w:sz w:val="22"/>
          <w:szCs w:val="22"/>
        </w:rPr>
        <w:t>BevNat</w:t>
      </w:r>
      <w:proofErr w:type="spellEnd"/>
      <w:r w:rsidRPr="003D4DCB">
        <w:rPr>
          <w:sz w:val="22"/>
          <w:szCs w:val="22"/>
        </w:rPr>
        <w:t xml:space="preserve"> data, updated to 2025, we </w:t>
      </w:r>
      <w:r w:rsidR="00231110">
        <w:rPr>
          <w:sz w:val="22"/>
          <w:szCs w:val="22"/>
        </w:rPr>
        <w:t xml:space="preserve">comprehensively </w:t>
      </w:r>
      <w:r w:rsidRPr="003D4DCB">
        <w:rPr>
          <w:sz w:val="22"/>
          <w:szCs w:val="22"/>
        </w:rPr>
        <w:t>expand the subgroup analyses of Matthes et al. (2025) and provide a comprehensive account of which population subgroups have been most affected by Switzerland's fertility decline in recent years, thus contributing to the international literature on the geography and demography of below-replacement fertility.</w:t>
      </w:r>
    </w:p>
    <w:p w14:paraId="3DB6F556" w14:textId="77777777" w:rsidR="00D14C22" w:rsidRPr="003D4DCB" w:rsidRDefault="00D14C22" w:rsidP="00C739D3">
      <w:pPr>
        <w:spacing w:after="160" w:line="276" w:lineRule="auto"/>
        <w:jc w:val="both"/>
        <w:rPr>
          <w:sz w:val="20"/>
          <w:szCs w:val="20"/>
        </w:rPr>
      </w:pPr>
    </w:p>
    <w:p w14:paraId="5223C540" w14:textId="6CB9326C" w:rsidR="005C4836" w:rsidRPr="003D4DCB" w:rsidRDefault="00C739D3" w:rsidP="00C739D3">
      <w:pPr>
        <w:pStyle w:val="ListParagraph"/>
        <w:spacing w:after="160" w:line="276" w:lineRule="auto"/>
        <w:ind w:left="0"/>
        <w:contextualSpacing w:val="0"/>
        <w:jc w:val="both"/>
        <w:rPr>
          <w:b/>
          <w:bCs/>
          <w:sz w:val="22"/>
          <w:szCs w:val="22"/>
        </w:rPr>
      </w:pPr>
      <w:r>
        <w:rPr>
          <w:b/>
          <w:bCs/>
          <w:sz w:val="22"/>
          <w:szCs w:val="22"/>
        </w:rPr>
        <w:t xml:space="preserve">2. </w:t>
      </w:r>
      <w:r w:rsidR="00965191" w:rsidRPr="003D4DCB">
        <w:rPr>
          <w:b/>
          <w:bCs/>
          <w:sz w:val="22"/>
          <w:szCs w:val="22"/>
        </w:rPr>
        <w:t>Materials and Methods</w:t>
      </w:r>
    </w:p>
    <w:p w14:paraId="1DCA92DA" w14:textId="77777777" w:rsidR="003D4DCB" w:rsidRPr="00C739D3" w:rsidRDefault="003D4DCB" w:rsidP="00C739D3">
      <w:pPr>
        <w:pStyle w:val="FirstParagraph"/>
        <w:spacing w:before="0" w:after="160" w:line="276" w:lineRule="auto"/>
        <w:jc w:val="both"/>
        <w:rPr>
          <w:rFonts w:ascii="Times New Roman" w:hAnsi="Times New Roman" w:cs="Times New Roman"/>
          <w:b/>
          <w:bCs/>
          <w:i/>
          <w:iCs/>
          <w:sz w:val="22"/>
          <w:szCs w:val="22"/>
        </w:rPr>
      </w:pPr>
      <w:r w:rsidRPr="00C739D3">
        <w:rPr>
          <w:rFonts w:ascii="Times New Roman" w:hAnsi="Times New Roman" w:cs="Times New Roman"/>
          <w:b/>
          <w:bCs/>
          <w:i/>
          <w:iCs/>
          <w:sz w:val="22"/>
          <w:szCs w:val="22"/>
        </w:rPr>
        <w:t>Data sources</w:t>
      </w:r>
    </w:p>
    <w:p w14:paraId="7F708451" w14:textId="294A7974" w:rsidR="003D4DCB" w:rsidRPr="003D4DCB" w:rsidRDefault="003D4DCB" w:rsidP="00C739D3">
      <w:pPr>
        <w:pStyle w:val="FirstParagraph"/>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 xml:space="preserve">We used data from several sources. First, we used individual-level </w:t>
      </w:r>
      <w:proofErr w:type="spellStart"/>
      <w:r w:rsidR="00231110" w:rsidRPr="00231110">
        <w:rPr>
          <w:rFonts w:ascii="Times New Roman" w:hAnsi="Times New Roman" w:cs="Times New Roman"/>
          <w:sz w:val="22"/>
          <w:szCs w:val="22"/>
        </w:rPr>
        <w:t>BevNat</w:t>
      </w:r>
      <w:proofErr w:type="spellEnd"/>
      <w:r w:rsidR="00231110" w:rsidRPr="003D4DCB">
        <w:rPr>
          <w:rFonts w:ascii="Times New Roman" w:hAnsi="Times New Roman" w:cs="Times New Roman"/>
          <w:sz w:val="22"/>
          <w:szCs w:val="22"/>
        </w:rPr>
        <w:t xml:space="preserve"> </w:t>
      </w:r>
      <w:r w:rsidRPr="003D4DCB">
        <w:rPr>
          <w:rFonts w:ascii="Times New Roman" w:hAnsi="Times New Roman" w:cs="Times New Roman"/>
          <w:sz w:val="22"/>
          <w:szCs w:val="22"/>
        </w:rPr>
        <w:t>data routinely collected by the Federal Statistical Office (</w:t>
      </w:r>
      <w:commentRangeStart w:id="31"/>
      <w:r w:rsidRPr="003D4DCB">
        <w:rPr>
          <w:rFonts w:ascii="Times New Roman" w:hAnsi="Times New Roman" w:cs="Times New Roman"/>
          <w:sz w:val="22"/>
          <w:szCs w:val="22"/>
        </w:rPr>
        <w:t>FSO</w:t>
      </w:r>
      <w:commentRangeEnd w:id="31"/>
      <w:r w:rsidR="009605AA">
        <w:rPr>
          <w:rStyle w:val="CommentReference"/>
          <w:rFonts w:eastAsia="Times New Roman"/>
          <w14:ligatures w14:val="none"/>
        </w:rPr>
        <w:commentReference w:id="31"/>
      </w:r>
      <w:r w:rsidRPr="003D4DCB">
        <w:rPr>
          <w:rFonts w:ascii="Times New Roman" w:hAnsi="Times New Roman" w:cs="Times New Roman"/>
          <w:sz w:val="22"/>
          <w:szCs w:val="22"/>
        </w:rPr>
        <w:t xml:space="preserve">), including month and year of birth, citizenship, age and municipality of residence of the mother, and parity of the child. We considered the period 2000–2025 and restricted the sample to live births from mothers aged 15 to 50. </w:t>
      </w:r>
      <w:commentRangeStart w:id="32"/>
      <w:r w:rsidRPr="003D4DCB">
        <w:rPr>
          <w:rFonts w:ascii="Times New Roman" w:hAnsi="Times New Roman" w:cs="Times New Roman"/>
          <w:sz w:val="22"/>
          <w:szCs w:val="22"/>
        </w:rPr>
        <w:t xml:space="preserve">Second, we used population data for women </w:t>
      </w:r>
      <w:commentRangeEnd w:id="32"/>
      <w:r w:rsidR="00E81DE2">
        <w:rPr>
          <w:rStyle w:val="CommentReference"/>
          <w:rFonts w:eastAsia="Times New Roman"/>
          <w14:ligatures w14:val="none"/>
        </w:rPr>
        <w:commentReference w:id="32"/>
      </w:r>
      <w:r w:rsidRPr="003D4DCB">
        <w:rPr>
          <w:rFonts w:ascii="Times New Roman" w:hAnsi="Times New Roman" w:cs="Times New Roman"/>
          <w:sz w:val="22"/>
          <w:szCs w:val="22"/>
        </w:rPr>
        <w:t xml:space="preserve">aged 15–50, which were available for different periods depending on the level of stratification required by the analyses. We used national-level population counts for 2000–2025, municipality-level population counts for </w:t>
      </w:r>
      <w:commentRangeStart w:id="33"/>
      <w:r w:rsidRPr="003D4DCB">
        <w:rPr>
          <w:rFonts w:ascii="Times New Roman" w:hAnsi="Times New Roman" w:cs="Times New Roman"/>
          <w:sz w:val="22"/>
          <w:szCs w:val="22"/>
        </w:rPr>
        <w:t>2011</w:t>
      </w:r>
      <w:commentRangeEnd w:id="33"/>
      <w:r w:rsidR="001E418E">
        <w:rPr>
          <w:rStyle w:val="CommentReference"/>
          <w:rFonts w:eastAsia="Times New Roman"/>
          <w14:ligatures w14:val="none"/>
        </w:rPr>
        <w:commentReference w:id="33"/>
      </w:r>
      <w:r w:rsidRPr="003D4DCB">
        <w:rPr>
          <w:rFonts w:ascii="Times New Roman" w:hAnsi="Times New Roman" w:cs="Times New Roman"/>
          <w:sz w:val="22"/>
          <w:szCs w:val="22"/>
        </w:rPr>
        <w:t>–</w:t>
      </w:r>
      <w:commentRangeStart w:id="34"/>
      <w:r w:rsidRPr="003D4DCB">
        <w:rPr>
          <w:rFonts w:ascii="Times New Roman" w:hAnsi="Times New Roman" w:cs="Times New Roman"/>
          <w:sz w:val="22"/>
          <w:szCs w:val="22"/>
        </w:rPr>
        <w:t>2024</w:t>
      </w:r>
      <w:commentRangeEnd w:id="34"/>
      <w:r w:rsidR="007126A8">
        <w:rPr>
          <w:rStyle w:val="CommentReference"/>
          <w:rFonts w:eastAsia="Times New Roman"/>
          <w14:ligatures w14:val="none"/>
        </w:rPr>
        <w:commentReference w:id="34"/>
      </w:r>
      <w:r w:rsidRPr="003D4DCB">
        <w:rPr>
          <w:rFonts w:ascii="Times New Roman" w:hAnsi="Times New Roman" w:cs="Times New Roman"/>
          <w:sz w:val="22"/>
          <w:szCs w:val="22"/>
        </w:rPr>
        <w:t xml:space="preserve">, and population counts by country of citizenship for </w:t>
      </w:r>
      <w:commentRangeStart w:id="35"/>
      <w:r w:rsidRPr="003D4DCB">
        <w:rPr>
          <w:rFonts w:ascii="Times New Roman" w:hAnsi="Times New Roman" w:cs="Times New Roman"/>
          <w:sz w:val="22"/>
          <w:szCs w:val="22"/>
        </w:rPr>
        <w:t>2011–2025</w:t>
      </w:r>
      <w:commentRangeEnd w:id="35"/>
      <w:r w:rsidR="006E5799">
        <w:rPr>
          <w:rStyle w:val="CommentReference"/>
          <w:rFonts w:eastAsia="Times New Roman"/>
          <w14:ligatures w14:val="none"/>
        </w:rPr>
        <w:commentReference w:id="35"/>
      </w:r>
      <w:r w:rsidRPr="003D4DCB">
        <w:rPr>
          <w:rFonts w:ascii="Times New Roman" w:hAnsi="Times New Roman" w:cs="Times New Roman"/>
          <w:sz w:val="22"/>
          <w:szCs w:val="22"/>
        </w:rPr>
        <w:t xml:space="preserve">. All datasets were stratified by age and year, with national- and municipality-level datasets additionally stratified by binary citizenship status (Swiss vs. non-Swiss). Third, we used municipality-level explanatory variables to characterize spatial differences in fertility. We included </w:t>
      </w:r>
      <w:commentRangeStart w:id="36"/>
      <w:r w:rsidRPr="003D4DCB">
        <w:rPr>
          <w:rFonts w:ascii="Times New Roman" w:hAnsi="Times New Roman" w:cs="Times New Roman"/>
          <w:sz w:val="22"/>
          <w:szCs w:val="22"/>
        </w:rPr>
        <w:t>FSO data on population density and availability of childcare services</w:t>
      </w:r>
      <w:r w:rsidR="00231110">
        <w:rPr>
          <w:rFonts w:ascii="Times New Roman" w:hAnsi="Times New Roman" w:cs="Times New Roman"/>
          <w:sz w:val="22"/>
          <w:szCs w:val="22"/>
        </w:rPr>
        <w:t xml:space="preserve"> </w:t>
      </w:r>
      <w:commentRangeEnd w:id="36"/>
      <w:r w:rsidR="002C7D77">
        <w:rPr>
          <w:rStyle w:val="CommentReference"/>
          <w:rFonts w:eastAsia="Times New Roman"/>
          <w14:ligatures w14:val="none"/>
        </w:rPr>
        <w:commentReference w:id="36"/>
      </w:r>
      <w:r w:rsidR="00231110">
        <w:rPr>
          <w:rFonts w:ascii="Times New Roman" w:hAnsi="Times New Roman" w:cs="Times New Roman"/>
          <w:sz w:val="22"/>
          <w:szCs w:val="22"/>
        </w:rPr>
        <w:t xml:space="preserve">(from the </w:t>
      </w:r>
      <w:commentRangeStart w:id="37"/>
      <w:r w:rsidR="004745F9" w:rsidRPr="004745F9">
        <w:rPr>
          <w:rFonts w:ascii="Times New Roman" w:hAnsi="Times New Roman" w:cs="Times New Roman"/>
          <w:sz w:val="22"/>
          <w:szCs w:val="22"/>
        </w:rPr>
        <w:t>General Classification of Economic Activities</w:t>
      </w:r>
      <w:r w:rsidR="004745F9">
        <w:rPr>
          <w:rFonts w:ascii="Times New Roman" w:hAnsi="Times New Roman" w:cs="Times New Roman"/>
          <w:sz w:val="22"/>
          <w:szCs w:val="22"/>
        </w:rPr>
        <w:t xml:space="preserve">, </w:t>
      </w:r>
      <w:r w:rsidR="004745F9" w:rsidRPr="004745F9">
        <w:rPr>
          <w:rFonts w:ascii="Times New Roman" w:hAnsi="Times New Roman" w:cs="Times New Roman"/>
          <w:sz w:val="22"/>
          <w:szCs w:val="22"/>
        </w:rPr>
        <w:t>NOGA)</w:t>
      </w:r>
      <w:commentRangeEnd w:id="37"/>
      <w:r w:rsidR="002C7D77">
        <w:rPr>
          <w:rStyle w:val="CommentReference"/>
          <w:rFonts w:eastAsia="Times New Roman"/>
          <w14:ligatures w14:val="none"/>
        </w:rPr>
        <w:commentReference w:id="37"/>
      </w:r>
      <w:r w:rsidRPr="003D4DCB">
        <w:rPr>
          <w:rFonts w:ascii="Times New Roman" w:hAnsi="Times New Roman" w:cs="Times New Roman"/>
          <w:sz w:val="22"/>
          <w:szCs w:val="22"/>
        </w:rPr>
        <w:t xml:space="preserve">. </w:t>
      </w:r>
      <w:commentRangeStart w:id="38"/>
      <w:r w:rsidRPr="003D4DCB">
        <w:rPr>
          <w:rFonts w:ascii="Times New Roman" w:hAnsi="Times New Roman" w:cs="Times New Roman"/>
          <w:sz w:val="22"/>
          <w:szCs w:val="22"/>
        </w:rPr>
        <w:t>We also incorporated municipal-level results from four votes related to women’s suffrage, family support and paternity leave</w:t>
      </w:r>
      <w:r w:rsidR="004745F9">
        <w:rPr>
          <w:rFonts w:ascii="Times New Roman" w:hAnsi="Times New Roman" w:cs="Times New Roman"/>
          <w:sz w:val="22"/>
          <w:szCs w:val="22"/>
        </w:rPr>
        <w:t xml:space="preserve"> from FSO</w:t>
      </w:r>
      <w:r w:rsidRPr="003D4DCB">
        <w:rPr>
          <w:rFonts w:ascii="Times New Roman" w:hAnsi="Times New Roman" w:cs="Times New Roman"/>
          <w:sz w:val="22"/>
          <w:szCs w:val="22"/>
        </w:rPr>
        <w:t>. In addition, we used the Swiss neighborhood index of socioeconomic position (Swiss-SEP-3), aggregated at the municipality level, and an urban–rural typology classifying municipalities into nine categories based on density, size and accessibility</w:t>
      </w:r>
      <w:commentRangeEnd w:id="38"/>
      <w:r w:rsidR="003C193C">
        <w:rPr>
          <w:rStyle w:val="CommentReference"/>
          <w:rFonts w:eastAsia="Times New Roman"/>
          <w14:ligatures w14:val="none"/>
        </w:rPr>
        <w:commentReference w:id="38"/>
      </w:r>
      <w:r w:rsidRPr="003D4DCB">
        <w:rPr>
          <w:rFonts w:ascii="Times New Roman" w:hAnsi="Times New Roman" w:cs="Times New Roman"/>
          <w:sz w:val="22"/>
          <w:szCs w:val="22"/>
        </w:rPr>
        <w:t xml:space="preserve">. </w:t>
      </w:r>
      <w:commentRangeStart w:id="39"/>
      <w:r w:rsidRPr="003D4DCB">
        <w:rPr>
          <w:rFonts w:ascii="Times New Roman" w:hAnsi="Times New Roman" w:cs="Times New Roman"/>
          <w:sz w:val="22"/>
          <w:szCs w:val="22"/>
        </w:rPr>
        <w:t>Fourth, we used data from the Swiss Household Panel (SHP) to assess changes in attitudes toward family-related topics at the national level over time.</w:t>
      </w:r>
      <w:commentRangeEnd w:id="39"/>
      <w:r w:rsidR="003C193C">
        <w:rPr>
          <w:rStyle w:val="CommentReference"/>
          <w:rFonts w:eastAsia="Times New Roman"/>
          <w14:ligatures w14:val="none"/>
        </w:rPr>
        <w:commentReference w:id="39"/>
      </w:r>
    </w:p>
    <w:p w14:paraId="1A911070" w14:textId="77777777" w:rsidR="003D4DCB" w:rsidRPr="003D4DCB" w:rsidRDefault="003D4DCB" w:rsidP="00C739D3">
      <w:pPr>
        <w:pStyle w:val="FirstParagraph"/>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 xml:space="preserve">Population data were only available at the yearly level, and monthly counts were therefore calculated using linear interpolation. </w:t>
      </w:r>
      <w:commentRangeStart w:id="40"/>
      <w:r w:rsidRPr="003D4DCB">
        <w:rPr>
          <w:rFonts w:ascii="Times New Roman" w:hAnsi="Times New Roman" w:cs="Times New Roman"/>
          <w:sz w:val="22"/>
          <w:szCs w:val="22"/>
        </w:rPr>
        <w:t xml:space="preserve">Municipality-level data were available only until 2024, and we assumed that the 2025 population was identical to that in 2024. </w:t>
      </w:r>
      <w:commentRangeEnd w:id="40"/>
      <w:r w:rsidR="0013100D">
        <w:rPr>
          <w:rStyle w:val="CommentReference"/>
          <w:rFonts w:eastAsia="Times New Roman"/>
          <w14:ligatures w14:val="none"/>
        </w:rPr>
        <w:commentReference w:id="40"/>
      </w:r>
      <w:r w:rsidRPr="003D4DCB">
        <w:rPr>
          <w:rFonts w:ascii="Times New Roman" w:hAnsi="Times New Roman" w:cs="Times New Roman"/>
          <w:sz w:val="22"/>
          <w:szCs w:val="22"/>
        </w:rPr>
        <w:t>Since these data were used only to distribute births spatially, this assumption is equivalent to assuming that the population distribution across municipalities remained unchanged in 2025.</w:t>
      </w:r>
    </w:p>
    <w:p w14:paraId="4A3059A6" w14:textId="77777777" w:rsidR="003D4DCB" w:rsidRPr="00C739D3" w:rsidRDefault="003D4DCB" w:rsidP="00C739D3">
      <w:pPr>
        <w:pStyle w:val="FirstParagraph"/>
        <w:spacing w:before="0" w:after="160" w:line="276" w:lineRule="auto"/>
        <w:jc w:val="both"/>
        <w:rPr>
          <w:rFonts w:ascii="Times New Roman" w:hAnsi="Times New Roman" w:cs="Times New Roman"/>
          <w:i/>
          <w:iCs/>
          <w:sz w:val="22"/>
          <w:szCs w:val="22"/>
        </w:rPr>
      </w:pPr>
      <w:r w:rsidRPr="00C739D3">
        <w:rPr>
          <w:rFonts w:ascii="Times New Roman" w:hAnsi="Times New Roman" w:cs="Times New Roman"/>
          <w:b/>
          <w:bCs/>
          <w:i/>
          <w:iCs/>
          <w:sz w:val="22"/>
          <w:szCs w:val="22"/>
        </w:rPr>
        <w:lastRenderedPageBreak/>
        <w:t>Fitting births</w:t>
      </w:r>
    </w:p>
    <w:p w14:paraId="3BEC21A7" w14:textId="77777777" w:rsidR="003D4DCB" w:rsidRPr="003D4DCB" w:rsidRDefault="003D4DCB" w:rsidP="00C739D3">
      <w:pPr>
        <w:pStyle w:val="BodyText"/>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 xml:space="preserve">We fit a model for the monthly number of births among women aged 15 to 50 in Switzerland from 2000 to 2025 using a Bayesian framework. The model aims to estimate the number of births that would have occurred if overall fertility levels had remained constant over time. To do so, we introduce a baseline log-transformed age-specific fertility function </w:t>
      </w:r>
      <m:oMath>
        <m:r>
          <w:rPr>
            <w:rFonts w:ascii="Cambria Math" w:hAnsi="Cambria Math" w:cs="Times New Roman"/>
            <w:sz w:val="22"/>
            <w:szCs w:val="22"/>
          </w:rPr>
          <m:t>f</m:t>
        </m:r>
      </m:oMath>
      <w:r w:rsidRPr="003D4DCB">
        <w:rPr>
          <w:rFonts w:ascii="Times New Roman" w:hAnsi="Times New Roman" w:cs="Times New Roman"/>
          <w:sz w:val="22"/>
          <w:szCs w:val="22"/>
        </w:rPr>
        <w:t xml:space="preserve">, and allow for temporal changes in the timing of fertility through a shift </w:t>
      </w:r>
      <m:oMath>
        <m:r>
          <m:rPr>
            <m:sty m:val="p"/>
          </m:rPr>
          <w:rPr>
            <w:rFonts w:ascii="Cambria Math" w:hAnsi="Cambria Math" w:cs="Times New Roman"/>
            <w:sz w:val="22"/>
            <w:szCs w:val="22"/>
          </w:rPr>
          <m:t>δ(t)</m:t>
        </m:r>
      </m:oMath>
      <w:r w:rsidRPr="003D4DCB">
        <w:rPr>
          <w:rFonts w:ascii="Times New Roman" w:hAnsi="Times New Roman" w:cs="Times New Roman"/>
          <w:sz w:val="22"/>
          <w:szCs w:val="22"/>
        </w:rPr>
        <w:t xml:space="preserve"> in the age profile over time. We also account for change in female population.</w:t>
      </w:r>
    </w:p>
    <w:p w14:paraId="6CD3D02B" w14:textId="77777777" w:rsidR="003D4DCB" w:rsidRPr="003D4DCB" w:rsidRDefault="003D4DCB" w:rsidP="00C739D3">
      <w:pPr>
        <w:pStyle w:val="FirstParagraph"/>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 xml:space="preserve">We assume that the number of births </w:t>
      </w:r>
      <m:oMath>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oMath>
      <w:r w:rsidRPr="003D4DCB">
        <w:rPr>
          <w:rFonts w:ascii="Times New Roman" w:hAnsi="Times New Roman" w:cs="Times New Roman"/>
          <w:sz w:val="22"/>
          <w:szCs w:val="22"/>
        </w:rPr>
        <w:t xml:space="preserve"> for women of age </w:t>
      </w:r>
      <m:oMath>
        <m:r>
          <w:rPr>
            <w:rFonts w:ascii="Cambria Math" w:hAnsi="Cambria Math" w:cs="Times New Roman"/>
            <w:sz w:val="22"/>
            <w:szCs w:val="22"/>
          </w:rPr>
          <m:t>a</m:t>
        </m:r>
        <m:r>
          <m:rPr>
            <m:sty m:val="p"/>
          </m:rPr>
          <w:rPr>
            <w:rFonts w:ascii="Cambria Math" w:hAnsi="Cambria Math" w:cs="Times New Roman"/>
            <w:sz w:val="22"/>
            <w:szCs w:val="22"/>
          </w:rPr>
          <m:t xml:space="preserve"> </m:t>
        </m:r>
      </m:oMath>
      <w:r w:rsidRPr="003D4DCB">
        <w:rPr>
          <w:rFonts w:ascii="Times New Roman" w:eastAsiaTheme="minorEastAsia" w:hAnsi="Times New Roman" w:cs="Times New Roman"/>
          <w:sz w:val="22"/>
          <w:szCs w:val="22"/>
        </w:rPr>
        <w:t xml:space="preserve"> at month </w:t>
      </w:r>
      <m:oMath>
        <m:r>
          <w:rPr>
            <w:rFonts w:ascii="Cambria Math" w:hAnsi="Cambria Math" w:cs="Times New Roman"/>
            <w:sz w:val="22"/>
            <w:szCs w:val="22"/>
          </w:rPr>
          <m:t>t</m:t>
        </m:r>
      </m:oMath>
      <w:r w:rsidRPr="003D4DCB">
        <w:rPr>
          <w:rFonts w:ascii="Times New Roman" w:eastAsiaTheme="minorEastAsia" w:hAnsi="Times New Roman" w:cs="Times New Roman"/>
          <w:sz w:val="22"/>
          <w:szCs w:val="22"/>
        </w:rPr>
        <w:t xml:space="preserve"> follows a negative binomial distribution:</w:t>
      </w:r>
    </w:p>
    <w:p w14:paraId="14E5ECEC" w14:textId="77777777" w:rsidR="003D4DCB" w:rsidRPr="003D4DCB" w:rsidRDefault="00E4095C" w:rsidP="00C739D3">
      <w:pPr>
        <w:pStyle w:val="BodyText"/>
        <w:spacing w:before="0" w:after="160" w:line="276" w:lineRule="auto"/>
        <w:jc w:val="both"/>
        <w:rPr>
          <w:rFonts w:ascii="Times New Roman" w:eastAsiaTheme="minorEastAsia" w:hAnsi="Times New Roman" w:cs="Times New Roman"/>
          <w:sz w:val="22"/>
          <w:szCs w:val="22"/>
          <w:lang w:val="de-CH"/>
        </w:rPr>
      </w:pPr>
      <m:oMath>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a</m:t>
            </m:r>
            <m:r>
              <m:rPr>
                <m:sty m:val="p"/>
              </m:rPr>
              <w:rPr>
                <w:rFonts w:ascii="Cambria Math" w:hAnsi="Cambria Math" w:cs="Times New Roman"/>
                <w:sz w:val="22"/>
                <w:szCs w:val="22"/>
                <w:lang w:val="de-CH"/>
              </w:rPr>
              <m:t>,</m:t>
            </m:r>
            <m:r>
              <w:rPr>
                <w:rFonts w:ascii="Cambria Math" w:hAnsi="Cambria Math" w:cs="Times New Roman"/>
                <w:sz w:val="22"/>
                <w:szCs w:val="22"/>
              </w:rPr>
              <m:t>t</m:t>
            </m:r>
          </m:sub>
        </m:sSub>
        <m:r>
          <m:rPr>
            <m:sty m:val="p"/>
          </m:rPr>
          <w:rPr>
            <w:rFonts w:ascii="Cambria Math" w:hAnsi="Cambria Math" w:cs="Times New Roman"/>
            <w:sz w:val="22"/>
            <w:szCs w:val="22"/>
            <w:lang w:val="de-CH"/>
          </w:rPr>
          <m:t>∼</m:t>
        </m:r>
        <m:r>
          <m:rPr>
            <m:nor/>
          </m:rPr>
          <w:rPr>
            <w:rFonts w:ascii="Times New Roman" w:hAnsi="Times New Roman" w:cs="Times New Roman"/>
            <w:sz w:val="22"/>
            <w:szCs w:val="22"/>
            <w:lang w:val="de-CH"/>
          </w:rPr>
          <m:t>NegBin</m:t>
        </m:r>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μ</m:t>
                </m:r>
              </m:e>
              <m:sub>
                <m:r>
                  <w:rPr>
                    <w:rFonts w:ascii="Cambria Math" w:hAnsi="Cambria Math" w:cs="Times New Roman"/>
                    <w:sz w:val="22"/>
                    <w:szCs w:val="22"/>
                  </w:rPr>
                  <m:t>a</m:t>
                </m:r>
                <m:r>
                  <m:rPr>
                    <m:sty m:val="p"/>
                  </m:rPr>
                  <w:rPr>
                    <w:rFonts w:ascii="Cambria Math" w:hAnsi="Cambria Math" w:cs="Times New Roman"/>
                    <w:sz w:val="22"/>
                    <w:szCs w:val="22"/>
                    <w:lang w:val="de-CH"/>
                  </w:rPr>
                  <m:t>,</m:t>
                </m:r>
                <m:r>
                  <w:rPr>
                    <w:rFonts w:ascii="Cambria Math" w:hAnsi="Cambria Math" w:cs="Times New Roman"/>
                    <w:sz w:val="22"/>
                    <w:szCs w:val="22"/>
                  </w:rPr>
                  <m:t>t</m:t>
                </m:r>
              </m:sub>
            </m:sSub>
            <m:r>
              <m:rPr>
                <m:sty m:val="p"/>
              </m:rPr>
              <w:rPr>
                <w:rFonts w:ascii="Cambria Math" w:hAnsi="Cambria Math" w:cs="Times New Roman"/>
                <w:sz w:val="22"/>
                <w:szCs w:val="22"/>
                <w:lang w:val="de-CH"/>
              </w:rPr>
              <m:t>,</m:t>
            </m:r>
            <m:r>
              <w:rPr>
                <w:rFonts w:ascii="Cambria Math" w:hAnsi="Cambria Math" w:cs="Times New Roman"/>
                <w:sz w:val="22"/>
                <w:szCs w:val="22"/>
              </w:rPr>
              <m:t>ϕ</m:t>
            </m:r>
          </m:e>
        </m:d>
        <m:r>
          <m:rPr>
            <m:sty m:val="p"/>
          </m:rPr>
          <w:rPr>
            <w:rFonts w:ascii="Cambria Math" w:hAnsi="Cambria Math" w:cs="Times New Roman"/>
            <w:sz w:val="22"/>
            <w:szCs w:val="22"/>
            <w:lang w:val="de-CH"/>
          </w:rPr>
          <m:t>,</m:t>
        </m:r>
        <m:r>
          <w:rPr>
            <w:rFonts w:ascii="Cambria Math" w:hAnsi="Cambria Math" w:cs="Times New Roman"/>
            <w:sz w:val="22"/>
            <w:szCs w:val="22"/>
            <w:lang w:val="de-CH"/>
          </w:rPr>
          <m:t> </m:t>
        </m:r>
        <m:r>
          <m:rPr>
            <m:sty m:val="p"/>
          </m:rPr>
          <w:rPr>
            <w:rFonts w:ascii="Cambria Math" w:hAnsi="Cambria Math" w:cs="Times New Roman"/>
            <w:sz w:val="22"/>
            <w:szCs w:val="22"/>
            <w:lang w:val="de-CH"/>
          </w:rPr>
          <m:t xml:space="preserve">log </m:t>
        </m:r>
        <m:sSub>
          <m:sSubPr>
            <m:ctrlPr>
              <w:rPr>
                <w:rFonts w:ascii="Cambria Math" w:hAnsi="Cambria Math" w:cs="Times New Roman"/>
                <w:sz w:val="22"/>
                <w:szCs w:val="22"/>
              </w:rPr>
            </m:ctrlPr>
          </m:sSubPr>
          <m:e>
            <m:r>
              <w:rPr>
                <w:rFonts w:ascii="Cambria Math" w:hAnsi="Cambria Math" w:cs="Times New Roman"/>
                <w:sz w:val="22"/>
                <w:szCs w:val="22"/>
              </w:rPr>
              <m:t>μ</m:t>
            </m:r>
          </m:e>
          <m:sub>
            <m:r>
              <w:rPr>
                <w:rFonts w:ascii="Cambria Math" w:hAnsi="Cambria Math" w:cs="Times New Roman"/>
                <w:sz w:val="22"/>
                <w:szCs w:val="22"/>
              </w:rPr>
              <m:t>a</m:t>
            </m:r>
            <m:r>
              <m:rPr>
                <m:sty m:val="p"/>
              </m:rPr>
              <w:rPr>
                <w:rFonts w:ascii="Cambria Math" w:hAnsi="Cambria Math" w:cs="Times New Roman"/>
                <w:sz w:val="22"/>
                <w:szCs w:val="22"/>
                <w:lang w:val="de-CH"/>
              </w:rPr>
              <m:t>,</m:t>
            </m:r>
            <m:r>
              <w:rPr>
                <w:rFonts w:ascii="Cambria Math" w:hAnsi="Cambria Math" w:cs="Times New Roman"/>
                <w:sz w:val="22"/>
                <w:szCs w:val="22"/>
              </w:rPr>
              <m:t>t</m:t>
            </m:r>
          </m:sub>
        </m:sSub>
        <m:r>
          <m:rPr>
            <m:sty m:val="p"/>
          </m:rPr>
          <w:rPr>
            <w:rFonts w:ascii="Cambria Math" w:hAnsi="Cambria Math" w:cs="Times New Roman"/>
            <w:sz w:val="22"/>
            <w:szCs w:val="22"/>
            <w:lang w:val="de-CH"/>
          </w:rPr>
          <m:t>=</m:t>
        </m:r>
        <m:r>
          <w:rPr>
            <w:rFonts w:ascii="Cambria Math" w:hAnsi="Cambria Math" w:cs="Times New Roman"/>
            <w:sz w:val="22"/>
            <w:szCs w:val="22"/>
          </w:rPr>
          <m:t>f</m:t>
        </m:r>
        <m:d>
          <m:dPr>
            <m:ctrlPr>
              <w:rPr>
                <w:rFonts w:ascii="Cambria Math" w:hAnsi="Cambria Math" w:cs="Times New Roman"/>
                <w:sz w:val="22"/>
                <w:szCs w:val="22"/>
              </w:rPr>
            </m:ctrlPr>
          </m:dPr>
          <m:e>
            <m:r>
              <w:rPr>
                <w:rFonts w:ascii="Cambria Math" w:hAnsi="Cambria Math" w:cs="Times New Roman"/>
                <w:sz w:val="22"/>
                <w:szCs w:val="22"/>
              </w:rPr>
              <m:t>a</m:t>
            </m:r>
            <m:r>
              <m:rPr>
                <m:sty m:val="p"/>
              </m:rPr>
              <w:rPr>
                <w:rFonts w:ascii="Cambria Math" w:hAnsi="Cambria Math" w:cs="Times New Roman"/>
                <w:sz w:val="22"/>
                <w:szCs w:val="22"/>
                <w:lang w:val="de-CH"/>
              </w:rPr>
              <m:t>+</m:t>
            </m:r>
            <m:r>
              <m:rPr>
                <m:sty m:val="p"/>
              </m:rPr>
              <w:rPr>
                <w:rFonts w:ascii="Cambria Math" w:hAnsi="Cambria Math" w:cs="Times New Roman"/>
                <w:sz w:val="22"/>
                <w:szCs w:val="22"/>
              </w:rPr>
              <m:t>δ</m:t>
            </m:r>
            <m:r>
              <m:rPr>
                <m:sty m:val="p"/>
              </m:rPr>
              <w:rPr>
                <w:rFonts w:ascii="Cambria Math" w:hAnsi="Cambria Math" w:cs="Times New Roman"/>
                <w:sz w:val="22"/>
                <w:szCs w:val="22"/>
                <w:lang w:val="de-CH"/>
              </w:rPr>
              <m:t>(t)</m:t>
            </m:r>
          </m:e>
        </m:d>
        <m:r>
          <m:rPr>
            <m:sty m:val="p"/>
          </m:rPr>
          <w:rPr>
            <w:rFonts w:ascii="Cambria Math" w:hAnsi="Cambria Math" w:cs="Times New Roman"/>
            <w:sz w:val="22"/>
            <w:szCs w:val="22"/>
            <w:lang w:val="de-CH"/>
          </w:rPr>
          <m:t>+</m:t>
        </m:r>
        <m:sSub>
          <m:sSubPr>
            <m:ctrlPr>
              <w:rPr>
                <w:rFonts w:ascii="Cambria Math" w:hAnsi="Cambria Math" w:cs="Times New Roman"/>
                <w:sz w:val="22"/>
                <w:szCs w:val="22"/>
              </w:rPr>
            </m:ctrlPr>
          </m:sSubPr>
          <m:e>
            <m:r>
              <w:rPr>
                <w:rFonts w:ascii="Cambria Math" w:hAnsi="Cambria Math" w:cs="Times New Roman"/>
                <w:sz w:val="22"/>
                <w:szCs w:val="22"/>
              </w:rPr>
              <m:t>γ</m:t>
            </m:r>
          </m:e>
          <m:sub>
            <m:r>
              <w:rPr>
                <w:rFonts w:ascii="Cambria Math" w:hAnsi="Cambria Math" w:cs="Times New Roman"/>
                <w:sz w:val="22"/>
                <w:szCs w:val="22"/>
              </w:rPr>
              <m:t>m</m:t>
            </m:r>
          </m:sub>
        </m:sSub>
        <m:r>
          <m:rPr>
            <m:sty m:val="p"/>
          </m:rPr>
          <w:rPr>
            <w:rFonts w:ascii="Cambria Math" w:hAnsi="Cambria Math" w:cs="Times New Roman"/>
            <w:sz w:val="22"/>
            <w:szCs w:val="22"/>
            <w:lang w:val="de-CH"/>
          </w:rPr>
          <m:t>+</m:t>
        </m:r>
        <m:sSub>
          <m:sSubPr>
            <m:ctrlPr>
              <w:rPr>
                <w:rFonts w:ascii="Cambria Math" w:hAnsi="Cambria Math" w:cs="Times New Roman"/>
                <w:sz w:val="22"/>
                <w:szCs w:val="22"/>
              </w:rPr>
            </m:ctrlPr>
          </m:sSubPr>
          <m:e>
            <m:r>
              <w:rPr>
                <w:rFonts w:ascii="Cambria Math" w:hAnsi="Cambria Math" w:cs="Times New Roman"/>
                <w:sz w:val="22"/>
                <w:szCs w:val="22"/>
              </w:rPr>
              <m:t>γ</m:t>
            </m:r>
          </m:e>
          <m:sub>
            <m:r>
              <w:rPr>
                <w:rFonts w:ascii="Cambria Math" w:hAnsi="Cambria Math" w:cs="Times New Roman"/>
                <w:sz w:val="22"/>
                <w:szCs w:val="22"/>
              </w:rPr>
              <m:t>y</m:t>
            </m:r>
          </m:sub>
        </m:sSub>
        <m:r>
          <m:rPr>
            <m:sty m:val="p"/>
          </m:rPr>
          <w:rPr>
            <w:rFonts w:ascii="Cambria Math" w:hAnsi="Cambria Math" w:cs="Times New Roman"/>
            <w:sz w:val="22"/>
            <w:szCs w:val="22"/>
            <w:lang w:val="de-CH"/>
          </w:rPr>
          <m:t>+log</m:t>
        </m:r>
        <m:sSub>
          <m:sSubPr>
            <m:ctrlPr>
              <w:rPr>
                <w:rFonts w:ascii="Cambria Math" w:hAnsi="Cambria Math" w:cs="Times New Roman"/>
                <w:sz w:val="22"/>
                <w:szCs w:val="22"/>
              </w:rPr>
            </m:ctrlPr>
          </m:sSubPr>
          <m:e>
            <m:r>
              <w:rPr>
                <w:rFonts w:ascii="Cambria Math" w:hAnsi="Cambria Math" w:cs="Times New Roman"/>
                <w:sz w:val="22"/>
                <w:szCs w:val="22"/>
              </w:rPr>
              <m:t>N</m:t>
            </m:r>
          </m:e>
          <m:sub>
            <m:r>
              <w:rPr>
                <w:rFonts w:ascii="Cambria Math" w:hAnsi="Cambria Math" w:cs="Times New Roman"/>
                <w:sz w:val="22"/>
                <w:szCs w:val="22"/>
              </w:rPr>
              <m:t>a</m:t>
            </m:r>
            <m:r>
              <m:rPr>
                <m:sty m:val="p"/>
              </m:rPr>
              <w:rPr>
                <w:rFonts w:ascii="Cambria Math" w:hAnsi="Cambria Math" w:cs="Times New Roman"/>
                <w:sz w:val="22"/>
                <w:szCs w:val="22"/>
                <w:lang w:val="de-CH"/>
              </w:rPr>
              <m:t>,</m:t>
            </m:r>
            <m:r>
              <w:rPr>
                <w:rFonts w:ascii="Cambria Math" w:hAnsi="Cambria Math" w:cs="Times New Roman"/>
                <w:sz w:val="22"/>
                <w:szCs w:val="22"/>
              </w:rPr>
              <m:t>t</m:t>
            </m:r>
          </m:sub>
        </m:sSub>
      </m:oMath>
      <w:r w:rsidR="003D4DCB" w:rsidRPr="003D4DCB">
        <w:rPr>
          <w:rFonts w:ascii="Times New Roman" w:eastAsiaTheme="minorEastAsia" w:hAnsi="Times New Roman" w:cs="Times New Roman"/>
          <w:sz w:val="22"/>
          <w:szCs w:val="22"/>
          <w:lang w:val="de-CH"/>
        </w:rPr>
        <w:t>,</w:t>
      </w:r>
    </w:p>
    <w:p w14:paraId="53BED168" w14:textId="77777777" w:rsidR="003D4DCB" w:rsidRPr="003D4DCB" w:rsidRDefault="003D4DCB" w:rsidP="00C739D3">
      <w:pPr>
        <w:pStyle w:val="FirstParagraph"/>
        <w:spacing w:before="0" w:after="160" w:line="276" w:lineRule="auto"/>
        <w:jc w:val="both"/>
        <w:rPr>
          <w:rFonts w:ascii="Times New Roman" w:hAnsi="Times New Roman" w:cs="Times New Roman"/>
          <w:sz w:val="22"/>
          <w:szCs w:val="22"/>
        </w:rPr>
      </w:pPr>
      <w:commentRangeStart w:id="41"/>
      <w:r w:rsidRPr="003D4DCB">
        <w:rPr>
          <w:rFonts w:ascii="Times New Roman" w:hAnsi="Times New Roman" w:cs="Times New Roman"/>
          <w:sz w:val="22"/>
          <w:szCs w:val="22"/>
        </w:rPr>
        <w:t>where</w:t>
      </w:r>
      <w:commentRangeEnd w:id="41"/>
      <w:r w:rsidR="001C77D9">
        <w:rPr>
          <w:rStyle w:val="CommentReference"/>
          <w:rFonts w:eastAsia="Times New Roman"/>
          <w14:ligatures w14:val="none"/>
        </w:rPr>
        <w:commentReference w:id="41"/>
      </w:r>
      <w:r w:rsidRPr="003D4DCB">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γ</m:t>
            </m:r>
          </m:e>
          <m:sub>
            <m:r>
              <w:rPr>
                <w:rFonts w:ascii="Cambria Math" w:hAnsi="Cambria Math" w:cs="Times New Roman"/>
                <w:sz w:val="22"/>
                <w:szCs w:val="22"/>
              </w:rPr>
              <m:t>m</m:t>
            </m:r>
          </m:sub>
        </m:sSub>
      </m:oMath>
      <w:r w:rsidRPr="003D4DCB">
        <w:rPr>
          <w:rFonts w:ascii="Times New Roman" w:hAnsi="Times New Roman" w:cs="Times New Roman"/>
          <w:sz w:val="22"/>
          <w:szCs w:val="22"/>
        </w:rPr>
        <w:t xml:space="preserve"> is a fixed effect for calendar month </w:t>
      </w:r>
      <m:oMath>
        <m:r>
          <w:rPr>
            <w:rFonts w:ascii="Cambria Math" w:hAnsi="Cambria Math" w:cs="Times New Roman"/>
            <w:sz w:val="22"/>
            <w:szCs w:val="22"/>
          </w:rPr>
          <m:t>m</m:t>
        </m:r>
      </m:oMath>
      <w:r w:rsidRPr="003D4DCB">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γ</m:t>
            </m:r>
          </m:e>
          <m:sub>
            <m:r>
              <w:rPr>
                <w:rFonts w:ascii="Cambria Math" w:hAnsi="Cambria Math" w:cs="Times New Roman"/>
                <w:sz w:val="22"/>
                <w:szCs w:val="22"/>
              </w:rPr>
              <m:t>y</m:t>
            </m:r>
          </m:sub>
        </m:sSub>
        <m:r>
          <m:rPr>
            <m:sty m:val="p"/>
          </m:rPr>
          <w:rPr>
            <w:rFonts w:ascii="Cambria Math" w:hAnsi="Cambria Math" w:cs="Times New Roman"/>
            <w:sz w:val="22"/>
            <w:szCs w:val="22"/>
          </w:rPr>
          <m:t>∼</m:t>
        </m:r>
        <m:r>
          <m:rPr>
            <m:nor/>
          </m:rPr>
          <w:rPr>
            <w:rFonts w:ascii="Times New Roman" w:hAnsi="Times New Roman" w:cs="Times New Roman"/>
            <w:sz w:val="22"/>
            <w:szCs w:val="22"/>
          </w:rPr>
          <m:t>N</m:t>
        </m:r>
        <m:d>
          <m:dPr>
            <m:ctrlPr>
              <w:rPr>
                <w:rFonts w:ascii="Cambria Math" w:hAnsi="Cambria Math" w:cs="Times New Roman"/>
                <w:sz w:val="22"/>
                <w:szCs w:val="22"/>
              </w:rPr>
            </m:ctrlPr>
          </m:dPr>
          <m:e>
            <m:r>
              <w:rPr>
                <w:rFonts w:ascii="Cambria Math" w:hAnsi="Cambria Math" w:cs="Times New Roman"/>
                <w:sz w:val="22"/>
                <w:szCs w:val="22"/>
              </w:rPr>
              <m:t>0</m:t>
            </m:r>
            <m:r>
              <m:rPr>
                <m:sty m:val="p"/>
              </m:rPr>
              <w:rPr>
                <w:rFonts w:ascii="Cambria Math" w:hAnsi="Cambria Math" w:cs="Times New Roman"/>
                <w:sz w:val="22"/>
                <w:szCs w:val="22"/>
              </w:rPr>
              <m:t>,</m:t>
            </m:r>
            <m:sSubSup>
              <m:sSubSupPr>
                <m:ctrlPr>
                  <w:rPr>
                    <w:rFonts w:ascii="Cambria Math" w:hAnsi="Cambria Math" w:cs="Times New Roman"/>
                    <w:sz w:val="22"/>
                    <w:szCs w:val="22"/>
                  </w:rPr>
                </m:ctrlPr>
              </m:sSubSupPr>
              <m:e>
                <m:r>
                  <w:rPr>
                    <w:rFonts w:ascii="Cambria Math" w:hAnsi="Cambria Math" w:cs="Times New Roman"/>
                    <w:sz w:val="22"/>
                    <w:szCs w:val="22"/>
                  </w:rPr>
                  <m:t>σ</m:t>
                </m:r>
              </m:e>
              <m:sub/>
              <m:sup>
                <m:r>
                  <w:rPr>
                    <w:rFonts w:ascii="Cambria Math" w:hAnsi="Cambria Math" w:cs="Times New Roman"/>
                    <w:sz w:val="22"/>
                    <w:szCs w:val="22"/>
                  </w:rPr>
                  <m:t>2</m:t>
                </m:r>
              </m:sup>
            </m:sSubSup>
          </m:e>
        </m:d>
      </m:oMath>
      <w:r w:rsidRPr="003D4DCB">
        <w:rPr>
          <w:rFonts w:ascii="Times New Roman" w:hAnsi="Times New Roman" w:cs="Times New Roman"/>
          <w:sz w:val="22"/>
          <w:szCs w:val="22"/>
        </w:rPr>
        <w:t xml:space="preserve"> is a random effect for calendar year </w:t>
      </w:r>
      <m:oMath>
        <m:r>
          <w:rPr>
            <w:rFonts w:ascii="Cambria Math" w:hAnsi="Cambria Math" w:cs="Times New Roman"/>
            <w:sz w:val="22"/>
            <w:szCs w:val="22"/>
          </w:rPr>
          <m:t>y</m:t>
        </m:r>
        <m:d>
          <m:dPr>
            <m:ctrlPr>
              <w:rPr>
                <w:rFonts w:ascii="Cambria Math" w:hAnsi="Cambria Math" w:cs="Times New Roman"/>
                <w:sz w:val="22"/>
                <w:szCs w:val="22"/>
              </w:rPr>
            </m:ctrlPr>
          </m:dPr>
          <m:e>
            <m:r>
              <w:rPr>
                <w:rFonts w:ascii="Cambria Math" w:hAnsi="Cambria Math" w:cs="Times New Roman"/>
                <w:sz w:val="22"/>
                <w:szCs w:val="22"/>
              </w:rPr>
              <m:t>t</m:t>
            </m:r>
          </m:e>
        </m:d>
      </m:oMath>
      <w:r w:rsidRPr="003D4DCB">
        <w:rPr>
          <w:rFonts w:ascii="Times New Roman" w:hAnsi="Times New Roman" w:cs="Times New Roman"/>
          <w:sz w:val="22"/>
          <w:szCs w:val="22"/>
        </w:rPr>
        <w:t xml:space="preserve"> of standard deviation </w:t>
      </w:r>
      <m:oMath>
        <m:sSub>
          <m:sSubPr>
            <m:ctrlPr>
              <w:rPr>
                <w:rFonts w:ascii="Cambria Math" w:hAnsi="Cambria Math" w:cs="Times New Roman"/>
                <w:sz w:val="22"/>
                <w:szCs w:val="22"/>
              </w:rPr>
            </m:ctrlPr>
          </m:sSubPr>
          <m:e>
            <m:r>
              <w:rPr>
                <w:rFonts w:ascii="Cambria Math" w:hAnsi="Cambria Math" w:cs="Times New Roman"/>
                <w:sz w:val="22"/>
                <w:szCs w:val="22"/>
              </w:rPr>
              <m:t>σ</m:t>
            </m:r>
          </m:e>
          <m:sub>
            <m:r>
              <w:rPr>
                <w:rFonts w:ascii="Cambria Math" w:hAnsi="Cambria Math" w:cs="Times New Roman"/>
                <w:sz w:val="22"/>
                <w:szCs w:val="22"/>
              </w:rPr>
              <m:t>y</m:t>
            </m:r>
          </m:sub>
        </m:sSub>
      </m:oMath>
      <w:r w:rsidRPr="003D4DCB">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N</m:t>
            </m:r>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oMath>
      <w:r w:rsidRPr="003D4DCB">
        <w:rPr>
          <w:rFonts w:ascii="Times New Roman" w:eastAsiaTheme="minorEastAsia" w:hAnsi="Times New Roman" w:cs="Times New Roman"/>
          <w:sz w:val="22"/>
          <w:szCs w:val="22"/>
        </w:rPr>
        <w:t xml:space="preserve"> is the number of women of </w:t>
      </w:r>
      <w:r w:rsidRPr="003D4DCB">
        <w:rPr>
          <w:rFonts w:ascii="Times New Roman" w:hAnsi="Times New Roman" w:cs="Times New Roman"/>
          <w:sz w:val="22"/>
          <w:szCs w:val="22"/>
        </w:rPr>
        <w:t xml:space="preserve">age </w:t>
      </w:r>
      <m:oMath>
        <m:r>
          <w:rPr>
            <w:rFonts w:ascii="Cambria Math" w:hAnsi="Cambria Math" w:cs="Times New Roman"/>
            <w:sz w:val="22"/>
            <w:szCs w:val="22"/>
          </w:rPr>
          <m:t>a</m:t>
        </m:r>
      </m:oMath>
      <w:r w:rsidRPr="003D4DCB">
        <w:rPr>
          <w:rFonts w:ascii="Times New Roman" w:eastAsiaTheme="minorEastAsia" w:hAnsi="Times New Roman" w:cs="Times New Roman"/>
          <w:sz w:val="22"/>
          <w:szCs w:val="22"/>
        </w:rPr>
        <w:t xml:space="preserve"> at month </w:t>
      </w:r>
      <m:oMath>
        <m:r>
          <w:rPr>
            <w:rFonts w:ascii="Cambria Math" w:hAnsi="Cambria Math" w:cs="Times New Roman"/>
            <w:sz w:val="22"/>
            <w:szCs w:val="22"/>
          </w:rPr>
          <m:t>t</m:t>
        </m:r>
      </m:oMath>
      <w:r w:rsidRPr="003D4DCB">
        <w:rPr>
          <w:rFonts w:ascii="Times New Roman" w:eastAsiaTheme="minorEastAsia" w:hAnsi="Times New Roman" w:cs="Times New Roman"/>
          <w:sz w:val="22"/>
          <w:szCs w:val="22"/>
        </w:rPr>
        <w:t xml:space="preserve"> included as an offset, </w:t>
      </w:r>
      <w:r w:rsidRPr="003D4DCB">
        <w:rPr>
          <w:rFonts w:ascii="Times New Roman" w:hAnsi="Times New Roman" w:cs="Times New Roman"/>
          <w:sz w:val="22"/>
          <w:szCs w:val="22"/>
        </w:rPr>
        <w:t xml:space="preserve">and </w:t>
      </w:r>
      <m:oMath>
        <m:r>
          <w:rPr>
            <w:rFonts w:ascii="Cambria Math" w:hAnsi="Cambria Math" w:cs="Times New Roman"/>
            <w:sz w:val="22"/>
            <w:szCs w:val="22"/>
          </w:rPr>
          <m:t>ϕ</m:t>
        </m:r>
      </m:oMath>
      <w:r w:rsidRPr="003D4DCB">
        <w:rPr>
          <w:rFonts w:ascii="Times New Roman" w:hAnsi="Times New Roman" w:cs="Times New Roman"/>
          <w:sz w:val="22"/>
          <w:szCs w:val="22"/>
        </w:rPr>
        <w:t xml:space="preserve"> is the overdispersion parameter.</w:t>
      </w:r>
    </w:p>
    <w:p w14:paraId="5A745B0C" w14:textId="77777777" w:rsidR="003D4DCB" w:rsidRPr="003D4DCB" w:rsidRDefault="003D4DCB" w:rsidP="00C739D3">
      <w:pPr>
        <w:pStyle w:val="BodyText"/>
        <w:spacing w:before="0" w:after="160" w:line="276" w:lineRule="auto"/>
        <w:jc w:val="both"/>
        <w:rPr>
          <w:rFonts w:ascii="Times New Roman" w:eastAsiaTheme="minorEastAsia" w:hAnsi="Times New Roman" w:cs="Times New Roman"/>
          <w:sz w:val="22"/>
          <w:szCs w:val="22"/>
        </w:rPr>
      </w:pPr>
      <w:r w:rsidRPr="003D4DCB">
        <w:rPr>
          <w:rFonts w:ascii="Times New Roman" w:hAnsi="Times New Roman" w:cs="Times New Roman"/>
          <w:sz w:val="22"/>
          <w:szCs w:val="22"/>
        </w:rPr>
        <w:t>Both functions</w:t>
      </w:r>
      <w:commentRangeStart w:id="42"/>
      <w:r w:rsidRPr="003D4DCB">
        <w:rPr>
          <w:rFonts w:ascii="Times New Roman" w:hAnsi="Times New Roman" w:cs="Times New Roman"/>
          <w:sz w:val="22"/>
          <w:szCs w:val="22"/>
        </w:rPr>
        <w:t xml:space="preserve"> </w:t>
      </w:r>
      <m:oMath>
        <m:r>
          <w:rPr>
            <w:rFonts w:ascii="Cambria Math" w:hAnsi="Cambria Math" w:cs="Times New Roman"/>
            <w:sz w:val="22"/>
            <w:szCs w:val="22"/>
          </w:rPr>
          <m:t>f</m:t>
        </m:r>
        <m:d>
          <m:dPr>
            <m:ctrlPr>
              <w:rPr>
                <w:rFonts w:ascii="Cambria Math" w:hAnsi="Cambria Math" w:cs="Times New Roman"/>
                <w:sz w:val="22"/>
                <w:szCs w:val="22"/>
              </w:rPr>
            </m:ctrlPr>
          </m:dPr>
          <m:e>
            <m:r>
              <w:rPr>
                <w:rFonts w:ascii="Cambria Math" w:hAnsi="Cambria Math" w:cs="Times New Roman"/>
                <w:sz w:val="22"/>
                <w:szCs w:val="22"/>
              </w:rPr>
              <m:t>a</m:t>
            </m:r>
          </m:e>
        </m:d>
      </m:oMath>
      <w:r w:rsidRPr="003D4DCB">
        <w:rPr>
          <w:rFonts w:ascii="Times New Roman" w:eastAsiaTheme="minorEastAsia" w:hAnsi="Times New Roman" w:cs="Times New Roman"/>
          <w:sz w:val="22"/>
          <w:szCs w:val="22"/>
        </w:rPr>
        <w:t xml:space="preserve"> and </w:t>
      </w:r>
      <m:oMath>
        <m:r>
          <m:rPr>
            <m:sty m:val="p"/>
          </m:rPr>
          <w:rPr>
            <w:rFonts w:ascii="Cambria Math" w:hAnsi="Cambria Math" w:cs="Times New Roman"/>
            <w:sz w:val="22"/>
            <w:szCs w:val="22"/>
          </w:rPr>
          <m:t>δ(t)</m:t>
        </m:r>
      </m:oMath>
      <w:r w:rsidRPr="003D4DCB">
        <w:rPr>
          <w:rFonts w:ascii="Times New Roman" w:eastAsiaTheme="minorEastAsia" w:hAnsi="Times New Roman" w:cs="Times New Roman"/>
          <w:sz w:val="22"/>
          <w:szCs w:val="22"/>
        </w:rPr>
        <w:t xml:space="preserve"> </w:t>
      </w:r>
      <w:commentRangeEnd w:id="42"/>
      <w:r w:rsidR="006064F8">
        <w:rPr>
          <w:rStyle w:val="CommentReference"/>
          <w:rFonts w:eastAsia="Times New Roman"/>
          <w14:ligatures w14:val="none"/>
        </w:rPr>
        <w:commentReference w:id="42"/>
      </w:r>
      <w:r w:rsidRPr="003D4DCB">
        <w:rPr>
          <w:rFonts w:ascii="Times New Roman" w:eastAsiaTheme="minorEastAsia" w:hAnsi="Times New Roman" w:cs="Times New Roman"/>
          <w:sz w:val="22"/>
          <w:szCs w:val="22"/>
        </w:rPr>
        <w:t xml:space="preserve">are modelled through Gaussian processes (GP) with exponential kernel. </w:t>
      </w:r>
      <w:r w:rsidRPr="003D4DCB">
        <w:rPr>
          <w:rFonts w:ascii="Times New Roman" w:hAnsi="Times New Roman" w:cs="Times New Roman"/>
          <w:sz w:val="22"/>
          <w:szCs w:val="22"/>
        </w:rPr>
        <w:t>The year effect is included to capture residual correlation due to factors affecting birth of all ages simultaneously, inducing within-year dependence across age groups.</w:t>
      </w:r>
    </w:p>
    <w:p w14:paraId="3CD5B426" w14:textId="77777777" w:rsidR="003D4DCB" w:rsidRPr="00C739D3" w:rsidRDefault="003D4DCB" w:rsidP="00C739D3">
      <w:pPr>
        <w:pStyle w:val="BodyText"/>
        <w:spacing w:before="0" w:after="160" w:line="276" w:lineRule="auto"/>
        <w:jc w:val="both"/>
        <w:rPr>
          <w:rFonts w:ascii="Times New Roman" w:hAnsi="Times New Roman" w:cs="Times New Roman"/>
          <w:b/>
          <w:bCs/>
          <w:i/>
          <w:iCs/>
          <w:sz w:val="22"/>
          <w:szCs w:val="22"/>
        </w:rPr>
      </w:pPr>
      <w:r w:rsidRPr="00C739D3">
        <w:rPr>
          <w:rFonts w:ascii="Times New Roman" w:hAnsi="Times New Roman" w:cs="Times New Roman"/>
          <w:b/>
          <w:bCs/>
          <w:i/>
          <w:iCs/>
          <w:sz w:val="22"/>
          <w:szCs w:val="22"/>
        </w:rPr>
        <w:t>Expected/predicted number of births</w:t>
      </w:r>
    </w:p>
    <w:p w14:paraId="6D6CF902" w14:textId="77777777" w:rsidR="003D4DCB" w:rsidRPr="003D4DCB" w:rsidRDefault="003D4DCB" w:rsidP="00C739D3">
      <w:pPr>
        <w:pStyle w:val="BodyText"/>
        <w:spacing w:before="0" w:after="160" w:line="276" w:lineRule="auto"/>
        <w:jc w:val="both"/>
        <w:rPr>
          <w:rFonts w:ascii="Times New Roman" w:hAnsi="Times New Roman" w:cs="Times New Roman"/>
          <w:sz w:val="22"/>
          <w:szCs w:val="22"/>
        </w:rPr>
      </w:pPr>
      <w:commentRangeStart w:id="43"/>
      <w:r w:rsidRPr="003D4DCB">
        <w:rPr>
          <w:rFonts w:ascii="Times New Roman" w:hAnsi="Times New Roman" w:cs="Times New Roman"/>
          <w:sz w:val="22"/>
          <w:szCs w:val="22"/>
        </w:rPr>
        <w:t>Using posterior draws</w:t>
      </w:r>
      <w:commentRangeEnd w:id="43"/>
      <w:r w:rsidR="00296B23">
        <w:rPr>
          <w:rStyle w:val="CommentReference"/>
          <w:rFonts w:eastAsia="Times New Roman"/>
          <w14:ligatures w14:val="none"/>
        </w:rPr>
        <w:commentReference w:id="43"/>
      </w:r>
      <w:r w:rsidRPr="003D4DCB">
        <w:rPr>
          <w:rFonts w:ascii="Times New Roman" w:hAnsi="Times New Roman" w:cs="Times New Roman"/>
          <w:sz w:val="22"/>
          <w:szCs w:val="22"/>
        </w:rPr>
        <w:t xml:space="preserve">, we compute </w:t>
      </w:r>
      <w:commentRangeStart w:id="44"/>
      <w:r w:rsidRPr="003D4DCB">
        <w:rPr>
          <w:rFonts w:ascii="Times New Roman" w:hAnsi="Times New Roman" w:cs="Times New Roman"/>
          <w:sz w:val="22"/>
          <w:szCs w:val="22"/>
        </w:rPr>
        <w:t xml:space="preserve">the expected number of births under the counterfactual scenario </w:t>
      </w:r>
      <w:commentRangeEnd w:id="44"/>
      <w:r w:rsidR="00D1327C">
        <w:rPr>
          <w:rStyle w:val="CommentReference"/>
          <w:rFonts w:eastAsia="Times New Roman"/>
          <w14:ligatures w14:val="none"/>
        </w:rPr>
        <w:commentReference w:id="44"/>
      </w:r>
      <w:r w:rsidRPr="003D4DCB">
        <w:rPr>
          <w:rFonts w:ascii="Times New Roman" w:hAnsi="Times New Roman" w:cs="Times New Roman"/>
          <w:sz w:val="22"/>
          <w:szCs w:val="22"/>
        </w:rPr>
        <w:t xml:space="preserve">in which the overall level of fertility is preserved over year, with changes in fertility only occurring through shifts in the timing of childbearing across ages. In other words, while the total fertility function stays unchanged, its shift towards older age alongside with change in population size and age distribution will influence the expected number of births. Formally, the number of expected births from women of age </w:t>
      </w:r>
      <m:oMath>
        <m:r>
          <m:rPr>
            <m:sty m:val="p"/>
          </m:rPr>
          <w:rPr>
            <w:rFonts w:ascii="Cambria Math" w:hAnsi="Cambria Math" w:cs="Times New Roman"/>
            <w:sz w:val="22"/>
            <w:szCs w:val="22"/>
          </w:rPr>
          <m:t>a</m:t>
        </m:r>
      </m:oMath>
      <w:r w:rsidRPr="003D4DCB">
        <w:rPr>
          <w:rFonts w:ascii="Times New Roman" w:eastAsiaTheme="minorEastAsia" w:hAnsi="Times New Roman" w:cs="Times New Roman"/>
          <w:sz w:val="22"/>
          <w:szCs w:val="22"/>
        </w:rPr>
        <w:t xml:space="preserve"> at month </w:t>
      </w:r>
      <m:oMath>
        <m:r>
          <w:rPr>
            <w:rFonts w:ascii="Cambria Math" w:hAnsi="Cambria Math" w:cs="Times New Roman"/>
            <w:sz w:val="22"/>
            <w:szCs w:val="22"/>
          </w:rPr>
          <m:t>t</m:t>
        </m:r>
      </m:oMath>
      <w:r w:rsidRPr="003D4DCB">
        <w:rPr>
          <w:rFonts w:ascii="Times New Roman" w:eastAsiaTheme="minorEastAsia" w:hAnsi="Times New Roman" w:cs="Times New Roman"/>
          <w:sz w:val="22"/>
          <w:szCs w:val="22"/>
        </w:rPr>
        <w:t xml:space="preserve"> is defined as</w:t>
      </w:r>
    </w:p>
    <w:p w14:paraId="0899AE74" w14:textId="77777777" w:rsidR="003D4DCB" w:rsidRPr="00D31E5C" w:rsidRDefault="00E4095C" w:rsidP="00C739D3">
      <w:pPr>
        <w:pStyle w:val="BodyText"/>
        <w:spacing w:before="0" w:after="160" w:line="276" w:lineRule="auto"/>
        <w:jc w:val="both"/>
        <w:rPr>
          <w:rFonts w:ascii="Times New Roman" w:hAnsi="Times New Roman" w:cs="Times New Roman"/>
          <w:sz w:val="22"/>
          <w:szCs w:val="22"/>
          <w:lang w:val="it-IT"/>
        </w:rPr>
      </w:pPr>
      <m:oMathPara>
        <m:oMathParaPr>
          <m:jc m:val="center"/>
        </m:oMathParaPr>
        <m:oMath>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a</m:t>
              </m:r>
              <m:r>
                <m:rPr>
                  <m:sty m:val="p"/>
                </m:rPr>
                <w:rPr>
                  <w:rFonts w:ascii="Cambria Math" w:hAnsi="Cambria Math" w:cs="Times New Roman"/>
                  <w:sz w:val="22"/>
                  <w:szCs w:val="22"/>
                  <w:lang w:val="it-IT"/>
                </w:rPr>
                <m:t>,</m:t>
              </m:r>
              <m:r>
                <w:rPr>
                  <w:rFonts w:ascii="Cambria Math" w:hAnsi="Cambria Math" w:cs="Times New Roman"/>
                  <w:sz w:val="22"/>
                  <w:szCs w:val="22"/>
                </w:rPr>
                <m:t>t</m:t>
              </m:r>
            </m:sub>
          </m:sSub>
          <m:r>
            <m:rPr>
              <m:sty m:val="p"/>
            </m:rPr>
            <w:rPr>
              <w:rFonts w:ascii="Cambria Math" w:hAnsi="Cambria Math" w:cs="Times New Roman"/>
              <w:sz w:val="22"/>
              <w:szCs w:val="22"/>
              <w:lang w:val="it-IT"/>
            </w:rPr>
            <m:t>∼</m:t>
          </m:r>
          <m:r>
            <m:rPr>
              <m:nor/>
            </m:rPr>
            <w:rPr>
              <w:rFonts w:ascii="Times New Roman" w:hAnsi="Times New Roman" w:cs="Times New Roman"/>
              <w:sz w:val="22"/>
              <w:szCs w:val="22"/>
              <w:lang w:val="it-IT"/>
            </w:rPr>
            <m:t>NegBinom</m:t>
          </m:r>
          <m:r>
            <w:rPr>
              <w:rFonts w:ascii="Cambria Math" w:eastAsiaTheme="minorEastAsia" w:hAnsi="Cambria Math" w:cs="Times New Roman"/>
              <w:sz w:val="22"/>
              <w:szCs w:val="22"/>
              <w:lang w:val="it-IT"/>
            </w:rPr>
            <m:t>(</m:t>
          </m:r>
          <m:sSub>
            <m:sSubPr>
              <m:ctrlPr>
                <w:rPr>
                  <w:rFonts w:ascii="Cambria Math" w:eastAsiaTheme="minorEastAsia" w:hAnsi="Cambria Math" w:cs="Times New Roman"/>
                  <w:i/>
                  <w:sz w:val="22"/>
                  <w:szCs w:val="22"/>
                </w:rPr>
              </m:ctrlPr>
            </m:sSubPr>
            <m:e>
              <m:acc>
                <m:accPr>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μ</m:t>
                  </m:r>
                </m:e>
              </m:acc>
            </m:e>
            <m:sub>
              <m:r>
                <w:rPr>
                  <w:rFonts w:ascii="Cambria Math" w:eastAsiaTheme="minorEastAsia" w:hAnsi="Cambria Math" w:cs="Times New Roman"/>
                  <w:sz w:val="22"/>
                  <w:szCs w:val="22"/>
                </w:rPr>
                <m:t>a</m:t>
              </m:r>
              <m:r>
                <w:rPr>
                  <w:rFonts w:ascii="Cambria Math" w:eastAsiaTheme="minorEastAsia" w:hAnsi="Cambria Math" w:cs="Times New Roman"/>
                  <w:sz w:val="22"/>
                  <w:szCs w:val="22"/>
                  <w:lang w:val="it-IT"/>
                </w:rPr>
                <m:t>,</m:t>
              </m:r>
              <m:r>
                <w:rPr>
                  <w:rFonts w:ascii="Cambria Math" w:eastAsiaTheme="minorEastAsia" w:hAnsi="Cambria Math" w:cs="Times New Roman"/>
                  <w:sz w:val="22"/>
                  <w:szCs w:val="22"/>
                </w:rPr>
                <m:t>t</m:t>
              </m:r>
            </m:sub>
          </m:sSub>
          <m:r>
            <w:rPr>
              <w:rFonts w:ascii="Cambria Math" w:eastAsiaTheme="minorEastAsia" w:hAnsi="Cambria Math" w:cs="Times New Roman"/>
              <w:sz w:val="22"/>
              <w:szCs w:val="22"/>
              <w:lang w:val="it-IT"/>
            </w:rPr>
            <m:t>,</m:t>
          </m:r>
          <m:r>
            <w:rPr>
              <w:rFonts w:ascii="Cambria Math" w:eastAsiaTheme="minorEastAsia" w:hAnsi="Cambria Math" w:cs="Times New Roman"/>
              <w:sz w:val="22"/>
              <w:szCs w:val="22"/>
            </w:rPr>
            <m:t>ϕ</m:t>
          </m:r>
          <m:r>
            <w:rPr>
              <w:rFonts w:ascii="Cambria Math" w:eastAsiaTheme="minorEastAsia" w:hAnsi="Cambria Math" w:cs="Times New Roman"/>
              <w:sz w:val="22"/>
              <w:szCs w:val="22"/>
              <w:lang w:val="it-IT"/>
            </w:rPr>
            <m:t>)</m:t>
          </m:r>
          <m:r>
            <m:rPr>
              <m:sty m:val="p"/>
            </m:rPr>
            <w:rPr>
              <w:rFonts w:ascii="Cambria Math" w:hAnsi="Cambria Math" w:cs="Times New Roman"/>
              <w:sz w:val="22"/>
              <w:szCs w:val="22"/>
              <w:lang w:val="it-IT"/>
            </w:rPr>
            <m:t>,</m:t>
          </m:r>
          <m:r>
            <w:rPr>
              <w:rFonts w:ascii="Cambria Math" w:hAnsi="Cambria Math" w:cs="Times New Roman"/>
              <w:sz w:val="22"/>
              <w:szCs w:val="22"/>
              <w:lang w:val="it-IT"/>
            </w:rPr>
            <m:t> </m:t>
          </m:r>
          <m:r>
            <m:rPr>
              <m:sty m:val="p"/>
            </m:rPr>
            <w:rPr>
              <w:rFonts w:ascii="Cambria Math" w:hAnsi="Cambria Math" w:cs="Times New Roman"/>
              <w:sz w:val="22"/>
              <w:szCs w:val="22"/>
              <w:lang w:val="it-IT"/>
            </w:rPr>
            <m:t xml:space="preserve">log </m:t>
          </m:r>
          <m:sSub>
            <m:sSubPr>
              <m:ctrlPr>
                <w:rPr>
                  <w:rFonts w:ascii="Cambria Math" w:eastAsiaTheme="minorEastAsia" w:hAnsi="Cambria Math" w:cs="Times New Roman"/>
                  <w:i/>
                  <w:sz w:val="22"/>
                  <w:szCs w:val="22"/>
                </w:rPr>
              </m:ctrlPr>
            </m:sSubPr>
            <m:e>
              <m:acc>
                <m:accPr>
                  <m:ctrlPr>
                    <w:rPr>
                      <w:rFonts w:ascii="Cambria Math" w:eastAsiaTheme="minorEastAsia" w:hAnsi="Cambria Math" w:cs="Times New Roman"/>
                      <w:i/>
                      <w:sz w:val="22"/>
                      <w:szCs w:val="22"/>
                    </w:rPr>
                  </m:ctrlPr>
                </m:accPr>
                <m:e>
                  <m:r>
                    <w:rPr>
                      <w:rFonts w:ascii="Cambria Math" w:eastAsiaTheme="minorEastAsia" w:hAnsi="Cambria Math" w:cs="Times New Roman"/>
                      <w:sz w:val="22"/>
                      <w:szCs w:val="22"/>
                    </w:rPr>
                    <m:t>μ</m:t>
                  </m:r>
                </m:e>
              </m:acc>
            </m:e>
            <m:sub>
              <m:r>
                <w:rPr>
                  <w:rFonts w:ascii="Cambria Math" w:eastAsiaTheme="minorEastAsia" w:hAnsi="Cambria Math" w:cs="Times New Roman"/>
                  <w:sz w:val="22"/>
                  <w:szCs w:val="22"/>
                </w:rPr>
                <m:t>a</m:t>
              </m:r>
              <m:r>
                <w:rPr>
                  <w:rFonts w:ascii="Cambria Math" w:eastAsiaTheme="minorEastAsia" w:hAnsi="Cambria Math" w:cs="Times New Roman"/>
                  <w:sz w:val="22"/>
                  <w:szCs w:val="22"/>
                  <w:lang w:val="it-IT"/>
                </w:rPr>
                <m:t>,</m:t>
              </m:r>
              <m:r>
                <w:rPr>
                  <w:rFonts w:ascii="Cambria Math" w:eastAsiaTheme="minorEastAsia" w:hAnsi="Cambria Math" w:cs="Times New Roman"/>
                  <w:sz w:val="22"/>
                  <w:szCs w:val="22"/>
                </w:rPr>
                <m:t>t</m:t>
              </m:r>
            </m:sub>
          </m:sSub>
          <m:r>
            <m:rPr>
              <m:sty m:val="p"/>
            </m:rPr>
            <w:rPr>
              <w:rFonts w:ascii="Cambria Math" w:hAnsi="Cambria Math" w:cs="Times New Roman"/>
              <w:sz w:val="22"/>
              <w:szCs w:val="22"/>
              <w:lang w:val="it-IT"/>
            </w:rPr>
            <m:t>=</m:t>
          </m:r>
          <m:r>
            <w:rPr>
              <w:rFonts w:ascii="Cambria Math" w:hAnsi="Cambria Math" w:cs="Times New Roman"/>
              <w:sz w:val="22"/>
              <w:szCs w:val="22"/>
            </w:rPr>
            <m:t>f</m:t>
          </m:r>
          <m:d>
            <m:dPr>
              <m:ctrlPr>
                <w:rPr>
                  <w:rFonts w:ascii="Cambria Math" w:hAnsi="Cambria Math" w:cs="Times New Roman"/>
                  <w:sz w:val="22"/>
                  <w:szCs w:val="22"/>
                </w:rPr>
              </m:ctrlPr>
            </m:dPr>
            <m:e>
              <m:r>
                <w:rPr>
                  <w:rFonts w:ascii="Cambria Math" w:hAnsi="Cambria Math" w:cs="Times New Roman"/>
                  <w:sz w:val="22"/>
                  <w:szCs w:val="22"/>
                </w:rPr>
                <m:t>a</m:t>
              </m:r>
              <m:r>
                <m:rPr>
                  <m:sty m:val="p"/>
                </m:rPr>
                <w:rPr>
                  <w:rFonts w:ascii="Cambria Math" w:hAnsi="Cambria Math" w:cs="Times New Roman"/>
                  <w:sz w:val="22"/>
                  <w:szCs w:val="22"/>
                  <w:lang w:val="it-IT"/>
                </w:rPr>
                <m:t>+</m:t>
              </m:r>
              <m:sSub>
                <m:sSubPr>
                  <m:ctrlPr>
                    <w:rPr>
                      <w:rFonts w:ascii="Cambria Math" w:hAnsi="Cambria Math" w:cs="Times New Roman"/>
                      <w:sz w:val="22"/>
                      <w:szCs w:val="22"/>
                    </w:rPr>
                  </m:ctrlPr>
                </m:sSubPr>
                <m:e>
                  <m:r>
                    <w:rPr>
                      <w:rFonts w:ascii="Cambria Math" w:hAnsi="Cambria Math" w:cs="Times New Roman"/>
                      <w:sz w:val="22"/>
                      <w:szCs w:val="22"/>
                    </w:rPr>
                    <m:t>δ</m:t>
                  </m:r>
                </m:e>
                <m:sub>
                  <m:r>
                    <w:rPr>
                      <w:rFonts w:ascii="Cambria Math" w:hAnsi="Cambria Math" w:cs="Times New Roman"/>
                      <w:sz w:val="22"/>
                      <w:szCs w:val="22"/>
                    </w:rPr>
                    <m:t>t</m:t>
                  </m:r>
                </m:sub>
              </m:sSub>
            </m:e>
          </m:d>
          <m:r>
            <m:rPr>
              <m:sty m:val="p"/>
            </m:rPr>
            <w:rPr>
              <w:rFonts w:ascii="Cambria Math" w:hAnsi="Cambria Math" w:cs="Times New Roman"/>
              <w:sz w:val="22"/>
              <w:szCs w:val="22"/>
              <w:lang w:val="it-IT"/>
            </w:rPr>
            <m:t>+</m:t>
          </m:r>
          <m:sSub>
            <m:sSubPr>
              <m:ctrlPr>
                <w:rPr>
                  <w:rFonts w:ascii="Cambria Math" w:hAnsi="Cambria Math" w:cs="Times New Roman"/>
                  <w:sz w:val="22"/>
                  <w:szCs w:val="22"/>
                </w:rPr>
              </m:ctrlPr>
            </m:sSubPr>
            <m:e>
              <m:r>
                <w:rPr>
                  <w:rFonts w:ascii="Cambria Math" w:hAnsi="Cambria Math" w:cs="Times New Roman"/>
                  <w:sz w:val="22"/>
                  <w:szCs w:val="22"/>
                </w:rPr>
                <m:t>γ</m:t>
              </m:r>
            </m:e>
            <m:sub>
              <m:r>
                <w:rPr>
                  <w:rFonts w:ascii="Cambria Math" w:hAnsi="Cambria Math" w:cs="Times New Roman"/>
                  <w:sz w:val="22"/>
                  <w:szCs w:val="22"/>
                </w:rPr>
                <m:t>m</m:t>
              </m:r>
            </m:sub>
          </m:sSub>
          <m:r>
            <m:rPr>
              <m:sty m:val="p"/>
            </m:rPr>
            <w:rPr>
              <w:rFonts w:ascii="Cambria Math" w:hAnsi="Cambria Math" w:cs="Times New Roman"/>
              <w:sz w:val="22"/>
              <w:szCs w:val="22"/>
              <w:lang w:val="it-IT"/>
            </w:rPr>
            <m:t>+</m:t>
          </m:r>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γ</m:t>
                  </m:r>
                </m:e>
              </m:acc>
            </m:e>
            <m:sub>
              <m:r>
                <w:rPr>
                  <w:rFonts w:ascii="Cambria Math" w:hAnsi="Cambria Math" w:cs="Times New Roman"/>
                  <w:sz w:val="22"/>
                  <w:szCs w:val="22"/>
                </w:rPr>
                <m:t>y</m:t>
              </m:r>
            </m:sub>
          </m:sSub>
          <m:r>
            <m:rPr>
              <m:sty m:val="p"/>
            </m:rPr>
            <w:rPr>
              <w:rFonts w:ascii="Cambria Math" w:hAnsi="Cambria Math" w:cs="Times New Roman"/>
              <w:sz w:val="22"/>
              <w:szCs w:val="22"/>
              <w:lang w:val="it-IT"/>
            </w:rPr>
            <m:t>+log</m:t>
          </m:r>
          <m:sSub>
            <m:sSubPr>
              <m:ctrlPr>
                <w:rPr>
                  <w:rFonts w:ascii="Cambria Math" w:hAnsi="Cambria Math" w:cs="Times New Roman"/>
                  <w:sz w:val="22"/>
                  <w:szCs w:val="22"/>
                </w:rPr>
              </m:ctrlPr>
            </m:sSubPr>
            <m:e>
              <m:r>
                <w:rPr>
                  <w:rFonts w:ascii="Cambria Math" w:hAnsi="Cambria Math" w:cs="Times New Roman"/>
                  <w:sz w:val="22"/>
                  <w:szCs w:val="22"/>
                </w:rPr>
                <m:t>N</m:t>
              </m:r>
            </m:e>
            <m:sub>
              <m:r>
                <w:rPr>
                  <w:rFonts w:ascii="Cambria Math" w:hAnsi="Cambria Math" w:cs="Times New Roman"/>
                  <w:sz w:val="22"/>
                  <w:szCs w:val="22"/>
                </w:rPr>
                <m:t>a</m:t>
              </m:r>
              <m:r>
                <m:rPr>
                  <m:sty m:val="p"/>
                </m:rPr>
                <w:rPr>
                  <w:rFonts w:ascii="Cambria Math" w:hAnsi="Cambria Math" w:cs="Times New Roman"/>
                  <w:sz w:val="22"/>
                  <w:szCs w:val="22"/>
                  <w:lang w:val="it-IT"/>
                </w:rPr>
                <m:t>,</m:t>
              </m:r>
              <m:r>
                <w:rPr>
                  <w:rFonts w:ascii="Cambria Math" w:hAnsi="Cambria Math" w:cs="Times New Roman"/>
                  <w:sz w:val="22"/>
                  <w:szCs w:val="22"/>
                </w:rPr>
                <m:t>t</m:t>
              </m:r>
            </m:sub>
          </m:sSub>
          <m:r>
            <m:rPr>
              <m:sty m:val="p"/>
            </m:rPr>
            <w:rPr>
              <w:rFonts w:ascii="Cambria Math" w:hAnsi="Cambria Math" w:cs="Times New Roman"/>
              <w:sz w:val="22"/>
              <w:szCs w:val="22"/>
              <w:lang w:val="it-IT"/>
            </w:rPr>
            <m:t>,</m:t>
          </m:r>
        </m:oMath>
      </m:oMathPara>
    </w:p>
    <w:p w14:paraId="0AC63AD6" w14:textId="77777777" w:rsidR="003D4DCB" w:rsidRPr="003D4DCB" w:rsidRDefault="003D4DCB" w:rsidP="00C739D3">
      <w:pPr>
        <w:pStyle w:val="BodyText"/>
        <w:spacing w:before="0" w:after="160" w:line="276" w:lineRule="auto"/>
        <w:jc w:val="both"/>
        <w:rPr>
          <w:rFonts w:ascii="Times New Roman" w:eastAsiaTheme="minorEastAsia" w:hAnsi="Times New Roman" w:cs="Times New Roman"/>
          <w:sz w:val="22"/>
          <w:szCs w:val="22"/>
        </w:rPr>
      </w:pPr>
      <w:r w:rsidRPr="003D4DCB">
        <w:rPr>
          <w:rFonts w:ascii="Times New Roman" w:hAnsi="Times New Roman" w:cs="Times New Roman"/>
          <w:sz w:val="22"/>
          <w:szCs w:val="22"/>
        </w:rPr>
        <w:t xml:space="preserve">where </w:t>
      </w:r>
      <m:oMath>
        <m:r>
          <w:rPr>
            <w:rFonts w:ascii="Cambria Math" w:hAnsi="Cambria Math" w:cs="Times New Roman"/>
            <w:sz w:val="22"/>
            <w:szCs w:val="22"/>
          </w:rPr>
          <m:t>f</m:t>
        </m:r>
        <m:d>
          <m:dPr>
            <m:ctrlPr>
              <w:rPr>
                <w:rFonts w:ascii="Cambria Math" w:hAnsi="Cambria Math" w:cs="Times New Roman"/>
                <w:sz w:val="22"/>
                <w:szCs w:val="22"/>
              </w:rPr>
            </m:ctrlPr>
          </m:dPr>
          <m:e>
            <m:r>
              <w:rPr>
                <w:rFonts w:ascii="Cambria Math" w:hAnsi="Cambria Math" w:cs="Times New Roman"/>
                <w:sz w:val="22"/>
                <w:szCs w:val="22"/>
              </w:rPr>
              <m:t>a</m:t>
            </m:r>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δ</m:t>
                </m:r>
              </m:e>
              <m:sub>
                <m:r>
                  <w:rPr>
                    <w:rFonts w:ascii="Cambria Math" w:hAnsi="Cambria Math" w:cs="Times New Roman"/>
                    <w:sz w:val="22"/>
                    <w:szCs w:val="22"/>
                  </w:rPr>
                  <m:t>t</m:t>
                </m:r>
              </m:sub>
            </m:sSub>
          </m:e>
        </m:d>
      </m:oMath>
      <w:r w:rsidRPr="003D4DCB">
        <w:rPr>
          <w:rFonts w:ascii="Times New Roman" w:hAnsi="Times New Roman" w:cs="Times New Roman"/>
          <w:sz w:val="22"/>
          <w:szCs w:val="22"/>
        </w:rPr>
        <w:t xml:space="preserve"> and </w:t>
      </w:r>
      <m:oMath>
        <m:sSub>
          <m:sSubPr>
            <m:ctrlPr>
              <w:rPr>
                <w:rFonts w:ascii="Cambria Math" w:hAnsi="Cambria Math" w:cs="Times New Roman"/>
                <w:sz w:val="22"/>
                <w:szCs w:val="22"/>
              </w:rPr>
            </m:ctrlPr>
          </m:sSubPr>
          <m:e>
            <m:r>
              <w:rPr>
                <w:rFonts w:ascii="Cambria Math" w:hAnsi="Cambria Math" w:cs="Times New Roman"/>
                <w:sz w:val="22"/>
                <w:szCs w:val="22"/>
              </w:rPr>
              <m:t>γ</m:t>
            </m:r>
          </m:e>
          <m:sub>
            <m:r>
              <w:rPr>
                <w:rFonts w:ascii="Cambria Math" w:hAnsi="Cambria Math" w:cs="Times New Roman"/>
                <w:sz w:val="22"/>
                <w:szCs w:val="22"/>
              </w:rPr>
              <m:t>m</m:t>
            </m:r>
          </m:sub>
        </m:sSub>
      </m:oMath>
      <w:r w:rsidRPr="003D4DCB">
        <w:rPr>
          <w:rFonts w:ascii="Times New Roman" w:eastAsiaTheme="minorEastAsia" w:hAnsi="Times New Roman" w:cs="Times New Roman"/>
          <w:sz w:val="22"/>
          <w:szCs w:val="22"/>
        </w:rPr>
        <w:t xml:space="preserve"> are posterior draws, while </w:t>
      </w:r>
      <m:oMath>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γ</m:t>
                </m:r>
              </m:e>
            </m:acc>
          </m:e>
          <m:sub>
            <m:r>
              <w:rPr>
                <w:rFonts w:ascii="Cambria Math" w:hAnsi="Cambria Math" w:cs="Times New Roman"/>
                <w:sz w:val="22"/>
                <w:szCs w:val="22"/>
              </w:rPr>
              <m:t>y</m:t>
            </m:r>
          </m:sub>
        </m:sSub>
      </m:oMath>
      <w:r w:rsidRPr="003D4DCB">
        <w:rPr>
          <w:rFonts w:ascii="Times New Roman" w:eastAsiaTheme="minorEastAsia" w:hAnsi="Times New Roman" w:cs="Times New Roman"/>
          <w:sz w:val="22"/>
          <w:szCs w:val="22"/>
        </w:rPr>
        <w:t xml:space="preserve"> is re-sampled using its estimated variance. </w:t>
      </w:r>
      <w:bookmarkStart w:id="45" w:name="national-level"/>
      <w:r w:rsidRPr="003D4DCB">
        <w:rPr>
          <w:rFonts w:ascii="Times New Roman" w:eastAsiaTheme="minorEastAsia" w:hAnsi="Times New Roman" w:cs="Times New Roman"/>
          <w:sz w:val="22"/>
          <w:szCs w:val="22"/>
        </w:rPr>
        <w:t>We resample the year effects using their estimated variance rather than posterior draws, as using posterior realizations would introduce year-specific deviations and violate the a</w:t>
      </w:r>
      <w:proofErr w:type="spellStart"/>
      <w:r w:rsidRPr="003D4DCB">
        <w:rPr>
          <w:rFonts w:ascii="Times New Roman" w:eastAsiaTheme="minorEastAsia" w:hAnsi="Times New Roman" w:cs="Times New Roman"/>
          <w:sz w:val="22"/>
          <w:szCs w:val="22"/>
        </w:rPr>
        <w:t>ssumption</w:t>
      </w:r>
      <w:proofErr w:type="spellEnd"/>
      <w:r w:rsidRPr="003D4DCB">
        <w:rPr>
          <w:rFonts w:ascii="Times New Roman" w:eastAsiaTheme="minorEastAsia" w:hAnsi="Times New Roman" w:cs="Times New Roman"/>
          <w:sz w:val="22"/>
          <w:szCs w:val="22"/>
        </w:rPr>
        <w:t xml:space="preserve"> of a constant fertility level over year.</w:t>
      </w:r>
    </w:p>
    <w:p w14:paraId="71CBDB09" w14:textId="77777777" w:rsidR="003D4DCB" w:rsidRPr="00C739D3" w:rsidRDefault="003D4DCB" w:rsidP="00C739D3">
      <w:pPr>
        <w:pStyle w:val="BodyText"/>
        <w:spacing w:before="0" w:after="160" w:line="276" w:lineRule="auto"/>
        <w:jc w:val="both"/>
        <w:rPr>
          <w:rFonts w:ascii="Times New Roman" w:hAnsi="Times New Roman" w:cs="Times New Roman"/>
          <w:b/>
          <w:bCs/>
          <w:i/>
          <w:iCs/>
          <w:sz w:val="22"/>
          <w:szCs w:val="22"/>
        </w:rPr>
      </w:pPr>
      <w:commentRangeStart w:id="46"/>
      <w:r w:rsidRPr="00C739D3">
        <w:rPr>
          <w:rFonts w:ascii="Times New Roman" w:hAnsi="Times New Roman" w:cs="Times New Roman"/>
          <w:b/>
          <w:bCs/>
          <w:i/>
          <w:iCs/>
          <w:sz w:val="22"/>
          <w:szCs w:val="22"/>
        </w:rPr>
        <w:t>Excess births</w:t>
      </w:r>
      <w:commentRangeEnd w:id="46"/>
      <w:r w:rsidR="0048581F">
        <w:rPr>
          <w:rStyle w:val="CommentReference"/>
          <w:rFonts w:eastAsia="Times New Roman"/>
          <w14:ligatures w14:val="none"/>
        </w:rPr>
        <w:commentReference w:id="46"/>
      </w:r>
    </w:p>
    <w:p w14:paraId="349EEA6C" w14:textId="77777777" w:rsidR="003D4DCB" w:rsidRPr="003D4DCB" w:rsidRDefault="003D4DCB" w:rsidP="00C739D3">
      <w:pPr>
        <w:pStyle w:val="FirstParagraph"/>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We then define the absolute and relative excess birth at the national level as the deviations between observed and expected births:</w:t>
      </w:r>
    </w:p>
    <w:p w14:paraId="4F93F857" w14:textId="77777777" w:rsidR="003D4DCB" w:rsidRPr="003D4DCB" w:rsidRDefault="00E4095C" w:rsidP="00C739D3">
      <w:pPr>
        <w:pStyle w:val="BodyText"/>
        <w:spacing w:before="0" w:after="160" w:line="276" w:lineRule="auto"/>
        <w:jc w:val="both"/>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m:rPr>
                  <m:nor/>
                </m:rPr>
                <w:rPr>
                  <w:rFonts w:ascii="Times New Roman" w:hAnsi="Times New Roman" w:cs="Times New Roman"/>
                  <w:sz w:val="22"/>
                  <w:szCs w:val="22"/>
                </w:rPr>
                <m:t>Excess</m:t>
              </m:r>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r>
            <w:rPr>
              <w:rFonts w:ascii="Cambria Math" w:hAnsi="Cambria Math" w:cs="Times New Roman"/>
              <w:sz w:val="22"/>
              <w:szCs w:val="22"/>
            </w:rPr>
            <m:t> </m:t>
          </m:r>
          <m:sSub>
            <m:sSubPr>
              <m:ctrlPr>
                <w:rPr>
                  <w:rFonts w:ascii="Cambria Math" w:hAnsi="Cambria Math" w:cs="Times New Roman"/>
                  <w:sz w:val="22"/>
                  <w:szCs w:val="22"/>
                </w:rPr>
              </m:ctrlPr>
            </m:sSubPr>
            <m:e>
              <m:r>
                <m:rPr>
                  <m:nor/>
                </m:rPr>
                <w:rPr>
                  <w:rFonts w:ascii="Times New Roman" w:hAnsi="Times New Roman" w:cs="Times New Roman"/>
                  <w:sz w:val="22"/>
                  <w:szCs w:val="22"/>
                </w:rPr>
                <m:t>Relative Excess</m:t>
              </m:r>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f>
            <m:fPr>
              <m:ctrlPr>
                <w:rPr>
                  <w:rFonts w:ascii="Cambria Math" w:hAnsi="Cambria Math" w:cs="Times New Roman"/>
                  <w:sz w:val="22"/>
                  <w:szCs w:val="22"/>
                </w:rPr>
              </m:ctrlPr>
            </m:fPr>
            <m:num>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num>
            <m:den>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den>
          </m:f>
          <m:r>
            <m:rPr>
              <m:sty m:val="p"/>
            </m:rPr>
            <w:rPr>
              <w:rFonts w:ascii="Cambria Math" w:hAnsi="Cambria Math" w:cs="Times New Roman"/>
              <w:sz w:val="22"/>
              <w:szCs w:val="22"/>
            </w:rPr>
            <m:t>.</m:t>
          </m:r>
        </m:oMath>
      </m:oMathPara>
    </w:p>
    <w:bookmarkEnd w:id="45"/>
    <w:p w14:paraId="7AAB09E7" w14:textId="77777777" w:rsidR="003D4DCB" w:rsidRPr="003D4DCB" w:rsidRDefault="003D4DCB" w:rsidP="00C739D3">
      <w:pPr>
        <w:pStyle w:val="FirstParagraph"/>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 xml:space="preserve">To explore birth excess at the municipality level, we disaggregate the national posterior expected births </w:t>
      </w:r>
      <m:oMath>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μ</m:t>
                </m:r>
              </m:e>
            </m:acc>
          </m:e>
          <m:sub>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oMath>
      <w:r w:rsidRPr="003D4DCB">
        <w:rPr>
          <w:rFonts w:ascii="Times New Roman" w:hAnsi="Times New Roman" w:cs="Times New Roman"/>
          <w:sz w:val="22"/>
          <w:szCs w:val="22"/>
        </w:rPr>
        <w:t xml:space="preserve"> across </w:t>
      </w:r>
      <w:commentRangeStart w:id="47"/>
      <m:oMath>
        <m:r>
          <m:rPr>
            <m:sty m:val="p"/>
          </m:rPr>
          <w:rPr>
            <w:rFonts w:ascii="Cambria Math" w:hAnsi="Cambria Math" w:cs="Times New Roman"/>
            <w:sz w:val="22"/>
            <w:szCs w:val="22"/>
          </w:rPr>
          <m:t>D</m:t>
        </m:r>
      </m:oMath>
      <w:r w:rsidRPr="003D4DCB">
        <w:rPr>
          <w:rFonts w:ascii="Times New Roman" w:hAnsi="Times New Roman" w:cs="Times New Roman"/>
          <w:sz w:val="22"/>
          <w:szCs w:val="22"/>
        </w:rPr>
        <w:t xml:space="preserve"> municipalities </w:t>
      </w:r>
      <w:commentRangeEnd w:id="47"/>
      <w:r w:rsidR="005C12FE">
        <w:rPr>
          <w:rStyle w:val="CommentReference"/>
          <w:rFonts w:eastAsia="Times New Roman"/>
          <w14:ligatures w14:val="none"/>
        </w:rPr>
        <w:commentReference w:id="47"/>
      </w:r>
      <w:r w:rsidRPr="003D4DCB">
        <w:rPr>
          <w:rFonts w:ascii="Times New Roman" w:hAnsi="Times New Roman" w:cs="Times New Roman"/>
          <w:sz w:val="22"/>
          <w:szCs w:val="22"/>
        </w:rPr>
        <w:t>using a multinomial distribution:</w:t>
      </w:r>
    </w:p>
    <w:commentRangeStart w:id="48"/>
    <w:p w14:paraId="0EA7DD21" w14:textId="77777777" w:rsidR="003D4DCB" w:rsidRPr="00D31E5C" w:rsidRDefault="00E4095C" w:rsidP="00C739D3">
      <w:pPr>
        <w:pStyle w:val="BodyText"/>
        <w:spacing w:before="0" w:after="160" w:line="276" w:lineRule="auto"/>
        <w:jc w:val="both"/>
        <w:rPr>
          <w:rFonts w:ascii="Times New Roman" w:eastAsiaTheme="minorEastAsia" w:hAnsi="Times New Roman" w:cs="Times New Roman"/>
          <w:sz w:val="22"/>
          <w:szCs w:val="22"/>
          <w:lang w:val="it-IT"/>
        </w:rPr>
      </w:pPr>
      <m:oMathPara>
        <m:oMathParaPr>
          <m:jc m:val="center"/>
        </m:oMathParaPr>
        <m:oMath>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lang w:val="it-IT"/>
                </w:rPr>
                <m:t>1</m:t>
              </m:r>
              <m:r>
                <m:rPr>
                  <m:sty m:val="p"/>
                </m:rPr>
                <w:rPr>
                  <w:rFonts w:ascii="Cambria Math" w:hAnsi="Cambria Math" w:cs="Times New Roman"/>
                  <w:sz w:val="22"/>
                  <w:szCs w:val="22"/>
                  <w:lang w:val="it-IT"/>
                </w:rPr>
                <m:t>⋯</m:t>
              </m:r>
              <m:r>
                <w:rPr>
                  <w:rFonts w:ascii="Cambria Math" w:hAnsi="Cambria Math" w:cs="Times New Roman"/>
                  <w:sz w:val="22"/>
                  <w:szCs w:val="22"/>
                </w:rPr>
                <m:t>D</m:t>
              </m:r>
              <m:r>
                <m:rPr>
                  <m:sty m:val="p"/>
                </m:rPr>
                <w:rPr>
                  <w:rFonts w:ascii="Cambria Math" w:hAnsi="Cambria Math" w:cs="Times New Roman"/>
                  <w:sz w:val="22"/>
                  <w:szCs w:val="22"/>
                  <w:lang w:val="it-IT"/>
                </w:rPr>
                <m:t>,</m:t>
              </m:r>
              <m:r>
                <w:rPr>
                  <w:rFonts w:ascii="Cambria Math" w:hAnsi="Cambria Math" w:cs="Times New Roman"/>
                  <w:sz w:val="22"/>
                  <w:szCs w:val="22"/>
                </w:rPr>
                <m:t>a</m:t>
              </m:r>
              <m:r>
                <m:rPr>
                  <m:sty m:val="p"/>
                </m:rPr>
                <w:rPr>
                  <w:rFonts w:ascii="Cambria Math" w:hAnsi="Cambria Math" w:cs="Times New Roman"/>
                  <w:sz w:val="22"/>
                  <w:szCs w:val="22"/>
                  <w:lang w:val="it-IT"/>
                </w:rPr>
                <m:t>,</m:t>
              </m:r>
              <m:r>
                <w:rPr>
                  <w:rFonts w:ascii="Cambria Math" w:hAnsi="Cambria Math" w:cs="Times New Roman"/>
                  <w:sz w:val="22"/>
                  <w:szCs w:val="22"/>
                </w:rPr>
                <m:t>t</m:t>
              </m:r>
            </m:sub>
          </m:sSub>
          <m:r>
            <m:rPr>
              <m:sty m:val="p"/>
            </m:rPr>
            <w:rPr>
              <w:rFonts w:ascii="Cambria Math" w:hAnsi="Cambria Math" w:cs="Times New Roman"/>
              <w:sz w:val="22"/>
              <w:szCs w:val="22"/>
              <w:lang w:val="it-IT"/>
            </w:rPr>
            <m:t>∼</m:t>
          </m:r>
          <m:r>
            <m:rPr>
              <m:nor/>
            </m:rPr>
            <w:rPr>
              <w:rFonts w:ascii="Times New Roman" w:hAnsi="Times New Roman" w:cs="Times New Roman"/>
              <w:sz w:val="22"/>
              <w:szCs w:val="22"/>
              <w:lang w:val="it-IT"/>
            </w:rPr>
            <m:t>Multinomial</m:t>
          </m:r>
          <m:d>
            <m:dPr>
              <m:ctrlPr>
                <w:rPr>
                  <w:rFonts w:ascii="Cambria Math" w:hAnsi="Cambria Math" w:cs="Times New Roman"/>
                  <w:sz w:val="22"/>
                  <w:szCs w:val="22"/>
                </w:rPr>
              </m:ctrlPr>
            </m:dPr>
            <m:e>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a</m:t>
                  </m:r>
                  <m:r>
                    <m:rPr>
                      <m:sty m:val="p"/>
                    </m:rPr>
                    <w:rPr>
                      <w:rFonts w:ascii="Cambria Math" w:hAnsi="Cambria Math" w:cs="Times New Roman"/>
                      <w:sz w:val="22"/>
                      <w:szCs w:val="22"/>
                      <w:lang w:val="it-IT"/>
                    </w:rPr>
                    <m:t>,</m:t>
                  </m:r>
                  <m:r>
                    <w:rPr>
                      <w:rFonts w:ascii="Cambria Math" w:hAnsi="Cambria Math" w:cs="Times New Roman"/>
                      <w:sz w:val="22"/>
                      <w:szCs w:val="22"/>
                    </w:rPr>
                    <m:t>t</m:t>
                  </m:r>
                </m:sub>
              </m:sSub>
              <m:r>
                <m:rPr>
                  <m:sty m:val="p"/>
                </m:rPr>
                <w:rPr>
                  <w:rFonts w:ascii="Cambria Math" w:hAnsi="Cambria Math" w:cs="Times New Roman"/>
                  <w:sz w:val="22"/>
                  <w:szCs w:val="22"/>
                  <w:lang w:val="it-IT"/>
                </w:rPr>
                <m:t>,</m:t>
              </m:r>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lang w:val="it-IT"/>
                    </w:rPr>
                    <m:t>1</m:t>
                  </m:r>
                  <m:r>
                    <m:rPr>
                      <m:sty m:val="p"/>
                    </m:rPr>
                    <w:rPr>
                      <w:rFonts w:ascii="Cambria Math" w:hAnsi="Cambria Math" w:cs="Times New Roman"/>
                      <w:sz w:val="22"/>
                      <w:szCs w:val="22"/>
                      <w:lang w:val="it-IT"/>
                    </w:rPr>
                    <m:t>⋯</m:t>
                  </m:r>
                  <m:r>
                    <w:rPr>
                      <w:rFonts w:ascii="Cambria Math" w:hAnsi="Cambria Math" w:cs="Times New Roman"/>
                      <w:sz w:val="22"/>
                      <w:szCs w:val="22"/>
                    </w:rPr>
                    <m:t>D</m:t>
                  </m:r>
                  <m:r>
                    <m:rPr>
                      <m:sty m:val="p"/>
                    </m:rPr>
                    <w:rPr>
                      <w:rFonts w:ascii="Cambria Math" w:hAnsi="Cambria Math" w:cs="Times New Roman"/>
                      <w:sz w:val="22"/>
                      <w:szCs w:val="22"/>
                      <w:lang w:val="it-IT"/>
                    </w:rPr>
                    <m:t>,</m:t>
                  </m:r>
                  <m:r>
                    <w:rPr>
                      <w:rFonts w:ascii="Cambria Math" w:hAnsi="Cambria Math" w:cs="Times New Roman"/>
                      <w:sz w:val="22"/>
                      <w:szCs w:val="22"/>
                    </w:rPr>
                    <m:t>a</m:t>
                  </m:r>
                  <m:r>
                    <m:rPr>
                      <m:sty m:val="p"/>
                    </m:rPr>
                    <w:rPr>
                      <w:rFonts w:ascii="Cambria Math" w:hAnsi="Cambria Math" w:cs="Times New Roman"/>
                      <w:sz w:val="22"/>
                      <w:szCs w:val="22"/>
                      <w:lang w:val="it-IT"/>
                    </w:rPr>
                    <m:t>,</m:t>
                  </m:r>
                  <m:r>
                    <w:rPr>
                      <w:rFonts w:ascii="Cambria Math" w:hAnsi="Cambria Math" w:cs="Times New Roman"/>
                      <w:sz w:val="22"/>
                      <w:szCs w:val="22"/>
                    </w:rPr>
                    <m:t>t</m:t>
                  </m:r>
                </m:sub>
              </m:sSub>
            </m:e>
          </m:d>
          <w:commentRangeEnd w:id="48"/>
          <m:r>
            <m:rPr>
              <m:sty m:val="p"/>
            </m:rPr>
            <w:rPr>
              <w:rStyle w:val="CommentReference"/>
              <w:rFonts w:eastAsia="Times New Roman"/>
              <w14:ligatures w14:val="none"/>
            </w:rPr>
            <w:commentReference w:id="48"/>
          </m:r>
          <m:r>
            <m:rPr>
              <m:sty m:val="p"/>
            </m:rPr>
            <w:rPr>
              <w:rFonts w:ascii="Cambria Math" w:hAnsi="Cambria Math" w:cs="Times New Roman"/>
              <w:sz w:val="22"/>
              <w:szCs w:val="22"/>
              <w:lang w:val="it-IT"/>
            </w:rPr>
            <m:t>,</m:t>
          </m:r>
        </m:oMath>
      </m:oMathPara>
    </w:p>
    <w:p w14:paraId="58DAF85A" w14:textId="77777777" w:rsidR="003D4DCB" w:rsidRPr="003D4DCB" w:rsidRDefault="003D4DCB" w:rsidP="00C739D3">
      <w:pPr>
        <w:pStyle w:val="BodyText"/>
        <w:spacing w:before="0" w:after="160" w:line="276" w:lineRule="auto"/>
        <w:jc w:val="both"/>
        <w:rPr>
          <w:rFonts w:ascii="Times New Roman" w:hAnsi="Times New Roman" w:cs="Times New Roman"/>
          <w:sz w:val="22"/>
          <w:szCs w:val="22"/>
        </w:rPr>
      </w:pPr>
      <w:r w:rsidRPr="003D4DCB">
        <w:rPr>
          <w:rFonts w:ascii="Times New Roman" w:eastAsiaTheme="minorEastAsia" w:hAnsi="Times New Roman" w:cs="Times New Roman"/>
          <w:sz w:val="22"/>
          <w:szCs w:val="22"/>
        </w:rPr>
        <w:t>where</w:t>
      </w:r>
      <w:r w:rsidRPr="003D4DCB">
        <w:rPr>
          <w:rFonts w:ascii="Times New Roman" w:hAnsi="Times New Roman"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1</m:t>
            </m:r>
            <m:r>
              <m:rPr>
                <m:sty m:val="p"/>
              </m:rPr>
              <w:rPr>
                <w:rFonts w:ascii="Cambria Math" w:hAnsi="Cambria Math" w:cs="Times New Roman"/>
                <w:sz w:val="22"/>
                <w:szCs w:val="22"/>
              </w:rPr>
              <m:t>⋯</m:t>
            </m:r>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oMath>
      <w:r w:rsidRPr="003D4DCB">
        <w:rPr>
          <w:rFonts w:ascii="Times New Roman" w:hAnsi="Times New Roman" w:cs="Times New Roman"/>
          <w:sz w:val="22"/>
          <w:szCs w:val="22"/>
        </w:rPr>
        <w:t xml:space="preserve"> denotes the population share of women of age </w:t>
      </w:r>
      <m:oMath>
        <m:r>
          <w:rPr>
            <w:rFonts w:ascii="Cambria Math" w:hAnsi="Cambria Math" w:cs="Times New Roman"/>
            <w:sz w:val="22"/>
            <w:szCs w:val="22"/>
          </w:rPr>
          <m:t>a</m:t>
        </m:r>
      </m:oMath>
      <w:r w:rsidRPr="003D4DCB">
        <w:rPr>
          <w:rFonts w:ascii="Times New Roman" w:eastAsiaTheme="minorEastAsia" w:hAnsi="Times New Roman" w:cs="Times New Roman"/>
          <w:sz w:val="22"/>
          <w:szCs w:val="22"/>
        </w:rPr>
        <w:t xml:space="preserve"> at month </w:t>
      </w:r>
      <m:oMath>
        <m:r>
          <w:rPr>
            <w:rFonts w:ascii="Cambria Math" w:hAnsi="Cambria Math" w:cs="Times New Roman"/>
            <w:sz w:val="22"/>
            <w:szCs w:val="22"/>
          </w:rPr>
          <m:t>m(t)</m:t>
        </m:r>
      </m:oMath>
      <w:r w:rsidRPr="003D4DCB">
        <w:rPr>
          <w:rFonts w:ascii="Times New Roman" w:eastAsiaTheme="minorEastAsia" w:hAnsi="Times New Roman" w:cs="Times New Roman"/>
          <w:sz w:val="22"/>
          <w:szCs w:val="22"/>
        </w:rPr>
        <w:t xml:space="preserve"> across municipalities:</w:t>
      </w:r>
    </w:p>
    <w:p w14:paraId="63768BD4" w14:textId="77777777" w:rsidR="003D4DCB" w:rsidRPr="003D4DCB" w:rsidRDefault="00E4095C" w:rsidP="00C739D3">
      <w:pPr>
        <w:pStyle w:val="BodyText"/>
        <w:spacing w:before="0" w:after="160" w:line="276" w:lineRule="auto"/>
        <w:jc w:val="both"/>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f>
            <m:fPr>
              <m:ctrlPr>
                <w:rPr>
                  <w:rFonts w:ascii="Cambria Math" w:hAnsi="Cambria Math" w:cs="Times New Roman"/>
                  <w:sz w:val="22"/>
                  <w:szCs w:val="22"/>
                </w:rPr>
              </m:ctrlPr>
            </m:fPr>
            <m:num>
              <m:sSub>
                <m:sSubPr>
                  <m:ctrlPr>
                    <w:rPr>
                      <w:rFonts w:ascii="Cambria Math" w:hAnsi="Cambria Math" w:cs="Times New Roman"/>
                      <w:sz w:val="22"/>
                      <w:szCs w:val="22"/>
                    </w:rPr>
                  </m:ctrlPr>
                </m:sSubPr>
                <m:e>
                  <m:r>
                    <w:rPr>
                      <w:rFonts w:ascii="Cambria Math" w:hAnsi="Cambria Math" w:cs="Times New Roman"/>
                      <w:sz w:val="22"/>
                      <w:szCs w:val="22"/>
                    </w:rPr>
                    <m:t>N</m:t>
                  </m:r>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num>
            <m:den>
              <m:nary>
                <m:naryPr>
                  <m:chr m:val="∑"/>
                  <m:limLoc m:val="undOvr"/>
                  <m:supHide m:val="1"/>
                  <m:ctrlPr>
                    <w:rPr>
                      <w:rFonts w:ascii="Cambria Math" w:hAnsi="Cambria Math" w:cs="Times New Roman"/>
                      <w:sz w:val="22"/>
                      <w:szCs w:val="22"/>
                    </w:rPr>
                  </m:ctrlPr>
                </m:naryPr>
                <m:sub>
                  <m:r>
                    <w:rPr>
                      <w:rFonts w:ascii="Cambria Math" w:hAnsi="Cambria Math" w:cs="Times New Roman"/>
                      <w:sz w:val="22"/>
                      <w:szCs w:val="22"/>
                    </w:rPr>
                    <m:t>d</m:t>
                  </m:r>
                </m:sub>
                <m:sup>
                  <m:r>
                    <w:rPr>
                      <w:rFonts w:ascii="Cambria Math" w:hAnsi="Cambria Math" w:cs="Times New Roman"/>
                      <w:sz w:val="22"/>
                      <w:szCs w:val="22"/>
                    </w:rPr>
                    <m:t>​</m:t>
                  </m:r>
                </m:sup>
                <m:e>
                  <m:sSub>
                    <m:sSubPr>
                      <m:ctrlPr>
                        <w:rPr>
                          <w:rFonts w:ascii="Cambria Math" w:hAnsi="Cambria Math" w:cs="Times New Roman"/>
                          <w:sz w:val="22"/>
                          <w:szCs w:val="22"/>
                        </w:rPr>
                      </m:ctrlPr>
                    </m:sSubPr>
                    <m:e>
                      <m:r>
                        <w:rPr>
                          <w:rFonts w:ascii="Cambria Math" w:hAnsi="Cambria Math" w:cs="Times New Roman"/>
                          <w:sz w:val="22"/>
                          <w:szCs w:val="22"/>
                        </w:rPr>
                        <m:t>N</m:t>
                      </m:r>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e>
              </m:nary>
            </m:den>
          </m:f>
          <m:r>
            <m:rPr>
              <m:sty m:val="p"/>
            </m:rPr>
            <w:rPr>
              <w:rFonts w:ascii="Cambria Math" w:hAnsi="Cambria Math" w:cs="Times New Roman"/>
              <w:sz w:val="22"/>
              <w:szCs w:val="22"/>
            </w:rPr>
            <m:t>.</m:t>
          </m:r>
        </m:oMath>
      </m:oMathPara>
    </w:p>
    <w:p w14:paraId="55DF3CE0" w14:textId="77777777" w:rsidR="003D4DCB" w:rsidRPr="003D4DCB" w:rsidRDefault="003D4DCB" w:rsidP="00C739D3">
      <w:pPr>
        <w:pStyle w:val="FirstParagraph"/>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The regional excess is defined as:</w:t>
      </w:r>
    </w:p>
    <w:p w14:paraId="702F36B0" w14:textId="77777777" w:rsidR="003D4DCB" w:rsidRPr="003D4DCB" w:rsidRDefault="00E4095C" w:rsidP="00C739D3">
      <w:pPr>
        <w:pStyle w:val="BodyText"/>
        <w:spacing w:before="0" w:after="160" w:line="276" w:lineRule="auto"/>
        <w:jc w:val="both"/>
        <w:rPr>
          <w:rFonts w:ascii="Times New Roman" w:hAnsi="Times New Roman" w:cs="Times New Roman"/>
          <w:sz w:val="22"/>
          <w:szCs w:val="22"/>
        </w:rPr>
      </w:pPr>
      <m:oMathPara>
        <m:oMathParaPr>
          <m:jc m:val="center"/>
        </m:oMathParaPr>
        <m:oMath>
          <m:sSub>
            <m:sSubPr>
              <m:ctrlPr>
                <w:rPr>
                  <w:rFonts w:ascii="Cambria Math" w:hAnsi="Cambria Math" w:cs="Times New Roman"/>
                  <w:sz w:val="22"/>
                  <w:szCs w:val="22"/>
                </w:rPr>
              </m:ctrlPr>
            </m:sSubPr>
            <m:e>
              <m:r>
                <m:rPr>
                  <m:nor/>
                </m:rPr>
                <w:rPr>
                  <w:rFonts w:ascii="Times New Roman" w:hAnsi="Times New Roman" w:cs="Times New Roman"/>
                  <w:sz w:val="22"/>
                  <w:szCs w:val="22"/>
                </w:rPr>
                <m:t>Excess</m:t>
              </m:r>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r>
            <w:rPr>
              <w:rFonts w:ascii="Cambria Math" w:hAnsi="Cambria Math" w:cs="Times New Roman"/>
              <w:sz w:val="22"/>
              <w:szCs w:val="22"/>
            </w:rPr>
            <m:t> </m:t>
          </m:r>
          <m:sSub>
            <m:sSubPr>
              <m:ctrlPr>
                <w:rPr>
                  <w:rFonts w:ascii="Cambria Math" w:hAnsi="Cambria Math" w:cs="Times New Roman"/>
                  <w:sz w:val="22"/>
                  <w:szCs w:val="22"/>
                </w:rPr>
              </m:ctrlPr>
            </m:sSubPr>
            <m:e>
              <m:r>
                <m:rPr>
                  <m:nor/>
                </m:rPr>
                <w:rPr>
                  <w:rFonts w:ascii="Times New Roman" w:hAnsi="Times New Roman" w:cs="Times New Roman"/>
                  <w:sz w:val="22"/>
                  <w:szCs w:val="22"/>
                </w:rPr>
                <m:t>Relative Excess</m:t>
              </m:r>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f>
            <m:fPr>
              <m:ctrlPr>
                <w:rPr>
                  <w:rFonts w:ascii="Cambria Math" w:hAnsi="Cambria Math" w:cs="Times New Roman"/>
                  <w:sz w:val="22"/>
                  <w:szCs w:val="22"/>
                </w:rPr>
              </m:ctrlPr>
            </m:fPr>
            <m:num>
              <m:sSub>
                <m:sSubPr>
                  <m:ctrlPr>
                    <w:rPr>
                      <w:rFonts w:ascii="Cambria Math" w:hAnsi="Cambria Math" w:cs="Times New Roman"/>
                      <w:sz w:val="22"/>
                      <w:szCs w:val="22"/>
                    </w:rPr>
                  </m:ctrlPr>
                </m:sSubPr>
                <m:e>
                  <m:r>
                    <w:rPr>
                      <w:rFonts w:ascii="Cambria Math" w:hAnsi="Cambria Math" w:cs="Times New Roman"/>
                      <w:sz w:val="22"/>
                      <w:szCs w:val="22"/>
                    </w:rPr>
                    <m:t>y</m:t>
                  </m:r>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num>
            <m:den>
              <m:sSub>
                <m:sSubPr>
                  <m:ctrlPr>
                    <w:rPr>
                      <w:rFonts w:ascii="Cambria Math" w:hAnsi="Cambria Math" w:cs="Times New Roman"/>
                      <w:sz w:val="22"/>
                      <w:szCs w:val="22"/>
                    </w:rPr>
                  </m:ctrlPr>
                </m:sSubPr>
                <m:e>
                  <m:acc>
                    <m:accPr>
                      <m:ctrlPr>
                        <w:rPr>
                          <w:rFonts w:ascii="Cambria Math" w:hAnsi="Cambria Math" w:cs="Times New Roman"/>
                          <w:sz w:val="22"/>
                          <w:szCs w:val="22"/>
                        </w:rPr>
                      </m:ctrlPr>
                    </m:accPr>
                    <m:e>
                      <m:r>
                        <w:rPr>
                          <w:rFonts w:ascii="Cambria Math" w:hAnsi="Cambria Math" w:cs="Times New Roman"/>
                          <w:sz w:val="22"/>
                          <w:szCs w:val="22"/>
                        </w:rPr>
                        <m:t>y</m:t>
                      </m:r>
                    </m:e>
                  </m:acc>
                </m:e>
                <m:sub>
                  <m:r>
                    <w:rPr>
                      <w:rFonts w:ascii="Cambria Math" w:hAnsi="Cambria Math" w:cs="Times New Roman"/>
                      <w:sz w:val="22"/>
                      <w:szCs w:val="22"/>
                    </w:rPr>
                    <m:t>d</m:t>
                  </m:r>
                  <m:r>
                    <m:rPr>
                      <m:sty m:val="p"/>
                    </m:rPr>
                    <w:rPr>
                      <w:rFonts w:ascii="Cambria Math" w:hAnsi="Cambria Math" w:cs="Times New Roman"/>
                      <w:sz w:val="22"/>
                      <w:szCs w:val="22"/>
                    </w:rPr>
                    <m:t>,</m:t>
                  </m:r>
                  <m:r>
                    <w:rPr>
                      <w:rFonts w:ascii="Cambria Math" w:hAnsi="Cambria Math" w:cs="Times New Roman"/>
                      <w:sz w:val="22"/>
                      <w:szCs w:val="22"/>
                    </w:rPr>
                    <m:t>a</m:t>
                  </m:r>
                  <m:r>
                    <m:rPr>
                      <m:sty m:val="p"/>
                    </m:rPr>
                    <w:rPr>
                      <w:rFonts w:ascii="Cambria Math" w:hAnsi="Cambria Math" w:cs="Times New Roman"/>
                      <w:sz w:val="22"/>
                      <w:szCs w:val="22"/>
                    </w:rPr>
                    <m:t>,</m:t>
                  </m:r>
                  <m:r>
                    <w:rPr>
                      <w:rFonts w:ascii="Cambria Math" w:hAnsi="Cambria Math" w:cs="Times New Roman"/>
                      <w:sz w:val="22"/>
                      <w:szCs w:val="22"/>
                    </w:rPr>
                    <m:t>t</m:t>
                  </m:r>
                </m:sub>
              </m:sSub>
            </m:den>
          </m:f>
          <m:r>
            <m:rPr>
              <m:sty m:val="p"/>
            </m:rPr>
            <w:rPr>
              <w:rFonts w:ascii="Cambria Math" w:hAnsi="Cambria Math" w:cs="Times New Roman"/>
              <w:sz w:val="22"/>
              <w:szCs w:val="22"/>
            </w:rPr>
            <m:t>.</m:t>
          </m:r>
        </m:oMath>
      </m:oMathPara>
    </w:p>
    <w:p w14:paraId="5E51EB8E" w14:textId="77777777" w:rsidR="003D4DCB" w:rsidRPr="003D4DCB" w:rsidRDefault="003D4DCB" w:rsidP="00C739D3">
      <w:pPr>
        <w:pStyle w:val="BodyText"/>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lastRenderedPageBreak/>
        <w:t xml:space="preserve">Similar calculations were performed to obtain excess births by maternal citizenship, distinguishing between world regions (Switzerland, Western Europe excluding Switzerland, Eastern Europe, North America, Central America, South America, Africa, Asia, and Oceania). Note that excess births by municipality and maternal citizenship are only estimated for </w:t>
      </w:r>
      <w:commentRangeStart w:id="49"/>
      <w:r w:rsidRPr="003D4DCB">
        <w:rPr>
          <w:rFonts w:ascii="Times New Roman" w:hAnsi="Times New Roman" w:cs="Times New Roman"/>
          <w:sz w:val="22"/>
          <w:szCs w:val="22"/>
        </w:rPr>
        <w:t>2011</w:t>
      </w:r>
      <w:commentRangeEnd w:id="49"/>
      <w:r w:rsidR="00BC4661">
        <w:rPr>
          <w:rStyle w:val="CommentReference"/>
          <w:rFonts w:eastAsia="Times New Roman"/>
          <w14:ligatures w14:val="none"/>
        </w:rPr>
        <w:commentReference w:id="49"/>
      </w:r>
      <w:r w:rsidRPr="003D4DCB">
        <w:rPr>
          <w:rFonts w:ascii="Times New Roman" w:hAnsi="Times New Roman" w:cs="Times New Roman"/>
          <w:sz w:val="22"/>
          <w:szCs w:val="22"/>
        </w:rPr>
        <w:t>–2025, due to the availability of population data.</w:t>
      </w:r>
    </w:p>
    <w:p w14:paraId="07C69CE7" w14:textId="77777777" w:rsidR="003D4DCB" w:rsidRPr="003D4DCB" w:rsidRDefault="003D4DCB" w:rsidP="00C739D3">
      <w:pPr>
        <w:pStyle w:val="BodyText"/>
        <w:spacing w:before="0" w:after="160" w:line="276" w:lineRule="auto"/>
        <w:jc w:val="both"/>
        <w:rPr>
          <w:rFonts w:ascii="Times New Roman" w:hAnsi="Times New Roman" w:cs="Times New Roman"/>
          <w:sz w:val="22"/>
          <w:szCs w:val="22"/>
        </w:rPr>
      </w:pPr>
      <w:commentRangeStart w:id="50"/>
      <w:r w:rsidRPr="003D4DCB">
        <w:rPr>
          <w:rFonts w:ascii="Times New Roman" w:hAnsi="Times New Roman" w:cs="Times New Roman"/>
          <w:sz w:val="22"/>
          <w:szCs w:val="22"/>
        </w:rPr>
        <w:t>To visualize excess births at the municipality level, we smoothed absolute excess estimates across neighboring municipalities (</w:t>
      </w:r>
      <w:proofErr w:type="gramStart"/>
      <w:r w:rsidRPr="003D4DCB">
        <w:rPr>
          <w:rFonts w:ascii="Times New Roman" w:hAnsi="Times New Roman" w:cs="Times New Roman"/>
          <w:sz w:val="22"/>
          <w:szCs w:val="22"/>
        </w:rPr>
        <w:t>i.e.</w:t>
      </w:r>
      <w:proofErr w:type="gramEnd"/>
      <w:r w:rsidRPr="003D4DCB">
        <w:rPr>
          <w:rFonts w:ascii="Times New Roman" w:hAnsi="Times New Roman" w:cs="Times New Roman"/>
          <w:sz w:val="22"/>
          <w:szCs w:val="22"/>
        </w:rPr>
        <w:t xml:space="preserve"> those sharing a boundary) to reduce variability in small areas. Following a simple spatial smoothing approach, we applied hybrid weights assigning equal weight to the municipality itself and to its neighbors. </w:t>
      </w:r>
      <w:commentRangeEnd w:id="50"/>
      <w:r w:rsidR="00E63EA4">
        <w:rPr>
          <w:rStyle w:val="CommentReference"/>
          <w:rFonts w:eastAsia="Times New Roman"/>
          <w14:ligatures w14:val="none"/>
        </w:rPr>
        <w:commentReference w:id="50"/>
      </w:r>
      <w:r w:rsidRPr="003D4DCB">
        <w:rPr>
          <w:rFonts w:ascii="Times New Roman" w:hAnsi="Times New Roman" w:cs="Times New Roman"/>
          <w:sz w:val="22"/>
          <w:szCs w:val="22"/>
        </w:rPr>
        <w:t>Relative excess was then derived from the smoothed absolute excess as described above.</w:t>
      </w:r>
    </w:p>
    <w:p w14:paraId="697DF620" w14:textId="77777777" w:rsidR="003D4DCB" w:rsidRPr="00C739D3" w:rsidRDefault="003D4DCB" w:rsidP="00C739D3">
      <w:pPr>
        <w:pStyle w:val="BodyText"/>
        <w:spacing w:before="0" w:after="160" w:line="276" w:lineRule="auto"/>
        <w:jc w:val="both"/>
        <w:rPr>
          <w:rFonts w:ascii="Times New Roman" w:hAnsi="Times New Roman" w:cs="Times New Roman"/>
          <w:b/>
          <w:bCs/>
          <w:i/>
          <w:iCs/>
          <w:sz w:val="22"/>
          <w:szCs w:val="22"/>
        </w:rPr>
      </w:pPr>
      <w:r w:rsidRPr="00C739D3">
        <w:rPr>
          <w:rFonts w:ascii="Times New Roman" w:hAnsi="Times New Roman" w:cs="Times New Roman"/>
          <w:b/>
          <w:bCs/>
          <w:i/>
          <w:iCs/>
          <w:sz w:val="22"/>
          <w:szCs w:val="22"/>
        </w:rPr>
        <w:t>Excess birth stratified by covariates deciles</w:t>
      </w:r>
    </w:p>
    <w:p w14:paraId="205809E9" w14:textId="243FE927" w:rsidR="003D4DCB" w:rsidRPr="003D4DCB" w:rsidRDefault="003D4DCB" w:rsidP="00C739D3">
      <w:pPr>
        <w:pStyle w:val="BodyText"/>
        <w:spacing w:before="0" w:after="160" w:line="276" w:lineRule="auto"/>
        <w:jc w:val="both"/>
        <w:rPr>
          <w:rFonts w:ascii="Times New Roman" w:hAnsi="Times New Roman" w:cs="Times New Roman"/>
          <w:sz w:val="22"/>
          <w:szCs w:val="22"/>
        </w:rPr>
      </w:pPr>
      <w:r w:rsidRPr="003D4DCB">
        <w:rPr>
          <w:rFonts w:ascii="Times New Roman" w:hAnsi="Times New Roman" w:cs="Times New Roman"/>
          <w:sz w:val="22"/>
          <w:szCs w:val="22"/>
        </w:rPr>
        <w:t xml:space="preserve">We further examine excess births according to a range of municipality-level variables. For each variable, municipalities are ordered by their value and sequentially grouped into </w:t>
      </w:r>
      <w:commentRangeStart w:id="51"/>
      <w:del w:id="52" w:author="Katarina Luise Matthes" w:date="2026-08-28T09:31:00Z">
        <w:r w:rsidRPr="003D4DCB" w:rsidDel="00E05F93">
          <w:rPr>
            <w:rFonts w:ascii="Times New Roman" w:hAnsi="Times New Roman" w:cs="Times New Roman"/>
            <w:sz w:val="22"/>
            <w:szCs w:val="22"/>
          </w:rPr>
          <w:delText>ten</w:delText>
        </w:r>
      </w:del>
      <w:commentRangeEnd w:id="51"/>
      <w:r w:rsidR="00E05F93">
        <w:rPr>
          <w:rStyle w:val="CommentReference"/>
          <w:rFonts w:eastAsia="Times New Roman"/>
          <w14:ligatures w14:val="none"/>
        </w:rPr>
        <w:commentReference w:id="51"/>
      </w:r>
      <w:del w:id="53" w:author="Katarina Luise Matthes" w:date="2026-08-28T09:31:00Z">
        <w:r w:rsidRPr="003D4DCB" w:rsidDel="00E05F93">
          <w:rPr>
            <w:rFonts w:ascii="Times New Roman" w:hAnsi="Times New Roman" w:cs="Times New Roman"/>
            <w:sz w:val="22"/>
            <w:szCs w:val="22"/>
          </w:rPr>
          <w:delText xml:space="preserve"> </w:delText>
        </w:r>
      </w:del>
      <w:r w:rsidRPr="003D4DCB">
        <w:rPr>
          <w:rFonts w:ascii="Times New Roman" w:hAnsi="Times New Roman" w:cs="Times New Roman"/>
          <w:sz w:val="22"/>
          <w:szCs w:val="22"/>
        </w:rPr>
        <w:t xml:space="preserve">population-based deciles, such that each group contains approximately 10% of the total population </w:t>
      </w:r>
      <w:commentRangeStart w:id="54"/>
      <w:r w:rsidRPr="003D4DCB">
        <w:rPr>
          <w:rFonts w:ascii="Times New Roman" w:hAnsi="Times New Roman" w:cs="Times New Roman"/>
          <w:sz w:val="22"/>
          <w:szCs w:val="22"/>
        </w:rPr>
        <w:t>(municipalities are added until the cumulative population exceeds each decile threshold).</w:t>
      </w:r>
      <w:commentRangeEnd w:id="54"/>
      <w:r w:rsidR="003845D9">
        <w:rPr>
          <w:rStyle w:val="CommentReference"/>
          <w:rFonts w:eastAsia="Times New Roman"/>
          <w14:ligatures w14:val="none"/>
        </w:rPr>
        <w:commentReference w:id="54"/>
      </w:r>
      <w:r w:rsidRPr="003D4DCB">
        <w:rPr>
          <w:rFonts w:ascii="Times New Roman" w:hAnsi="Times New Roman" w:cs="Times New Roman"/>
          <w:sz w:val="22"/>
          <w:szCs w:val="22"/>
        </w:rPr>
        <w:t xml:space="preserve"> </w:t>
      </w:r>
      <w:commentRangeStart w:id="55"/>
      <w:r w:rsidRPr="003D4DCB">
        <w:rPr>
          <w:rFonts w:ascii="Times New Roman" w:hAnsi="Times New Roman" w:cs="Times New Roman"/>
          <w:sz w:val="22"/>
          <w:szCs w:val="22"/>
        </w:rPr>
        <w:t>We then summarize the posterior distribution of relative excess births within each decile over the period 2017–2024.</w:t>
      </w:r>
      <w:commentRangeEnd w:id="55"/>
      <w:r w:rsidR="006B3DBA">
        <w:rPr>
          <w:rStyle w:val="CommentReference"/>
          <w:rFonts w:eastAsia="Times New Roman"/>
          <w14:ligatures w14:val="none"/>
        </w:rPr>
        <w:commentReference w:id="55"/>
      </w:r>
    </w:p>
    <w:p w14:paraId="1DDC280E" w14:textId="77777777" w:rsidR="003D4DCB" w:rsidRPr="00C739D3" w:rsidRDefault="003D4DCB" w:rsidP="00C739D3">
      <w:pPr>
        <w:pStyle w:val="BodyText"/>
        <w:spacing w:before="0" w:after="160" w:line="276" w:lineRule="auto"/>
        <w:jc w:val="both"/>
        <w:rPr>
          <w:rFonts w:ascii="Times New Roman" w:hAnsi="Times New Roman" w:cs="Times New Roman"/>
          <w:b/>
          <w:bCs/>
          <w:i/>
          <w:iCs/>
          <w:sz w:val="22"/>
          <w:szCs w:val="22"/>
        </w:rPr>
      </w:pPr>
      <w:r w:rsidRPr="00C739D3">
        <w:rPr>
          <w:rFonts w:ascii="Times New Roman" w:hAnsi="Times New Roman" w:cs="Times New Roman"/>
          <w:b/>
          <w:bCs/>
          <w:i/>
          <w:iCs/>
          <w:sz w:val="22"/>
          <w:szCs w:val="22"/>
        </w:rPr>
        <w:t>Sub-group analysis</w:t>
      </w:r>
    </w:p>
    <w:p w14:paraId="21F95A7C" w14:textId="77777777" w:rsidR="003D4DCB" w:rsidRPr="003D4DCB" w:rsidRDefault="003D4DCB" w:rsidP="00C739D3">
      <w:pPr>
        <w:spacing w:after="160" w:line="276" w:lineRule="auto"/>
        <w:jc w:val="both"/>
        <w:rPr>
          <w:sz w:val="22"/>
          <w:szCs w:val="22"/>
          <w:lang w:val="en-US"/>
        </w:rPr>
      </w:pPr>
      <w:r w:rsidRPr="003D4DCB">
        <w:rPr>
          <w:sz w:val="22"/>
          <w:szCs w:val="22"/>
          <w:lang w:val="en-US"/>
        </w:rPr>
        <w:t xml:space="preserve">We conducted two subgroup analyses. First, we stratified results by citizenship, distinguishing between Swiss and non-Swiss mothers. Second, we stratified births by parity, separating first births from higher-order births. For each analysis, the </w:t>
      </w:r>
      <w:commentRangeStart w:id="56"/>
      <w:r w:rsidRPr="003D4DCB">
        <w:rPr>
          <w:sz w:val="22"/>
          <w:szCs w:val="22"/>
          <w:lang w:val="en-US"/>
        </w:rPr>
        <w:t xml:space="preserve">model was re-estimated </w:t>
      </w:r>
      <w:commentRangeEnd w:id="56"/>
      <w:r w:rsidR="00717CEF">
        <w:rPr>
          <w:rStyle w:val="CommentReference"/>
          <w:lang w:val="en-US" w:eastAsia="en-US" w:bidi="ar-SA"/>
        </w:rPr>
        <w:commentReference w:id="56"/>
      </w:r>
      <w:r w:rsidRPr="003D4DCB">
        <w:rPr>
          <w:sz w:val="22"/>
          <w:szCs w:val="22"/>
          <w:lang w:val="en-US"/>
        </w:rPr>
        <w:t>and excess births recomputed using the corresponding number of births and population denominators.</w:t>
      </w:r>
    </w:p>
    <w:p w14:paraId="7610FFC4" w14:textId="77777777" w:rsidR="003D4DCB" w:rsidRPr="003D4DCB" w:rsidRDefault="003D4DCB" w:rsidP="00C739D3">
      <w:pPr>
        <w:spacing w:after="160" w:line="276" w:lineRule="auto"/>
        <w:jc w:val="both"/>
        <w:rPr>
          <w:sz w:val="22"/>
          <w:szCs w:val="22"/>
          <w:lang w:val="en-US"/>
        </w:rPr>
      </w:pPr>
      <w:r w:rsidRPr="003D4DCB">
        <w:rPr>
          <w:sz w:val="22"/>
          <w:szCs w:val="22"/>
          <w:lang w:val="en-US"/>
        </w:rPr>
        <w:t>For the parity-based analyses, we could not adjust for the relevant population denominator, as population counts by parity (</w:t>
      </w:r>
      <w:proofErr w:type="gramStart"/>
      <w:r w:rsidRPr="003D4DCB">
        <w:rPr>
          <w:sz w:val="22"/>
          <w:szCs w:val="22"/>
          <w:lang w:val="en-US"/>
        </w:rPr>
        <w:t>i.e.</w:t>
      </w:r>
      <w:proofErr w:type="gramEnd"/>
      <w:r w:rsidRPr="003D4DCB">
        <w:rPr>
          <w:sz w:val="22"/>
          <w:szCs w:val="22"/>
          <w:lang w:val="en-US"/>
        </w:rPr>
        <w:t xml:space="preserve"> by number of children) were not available. We thus fit the model using the total female population aged 15-50, which slightly modify the fertility function. It should thus be interpreted as the proportion of women having their first child in a given month rather than a probability, and similarly for higher-order birth analysis.</w:t>
      </w:r>
    </w:p>
    <w:p w14:paraId="0530EF4D" w14:textId="77777777" w:rsidR="003D4DCB" w:rsidRPr="003D4DCB" w:rsidRDefault="003D4DCB" w:rsidP="00C739D3">
      <w:pPr>
        <w:spacing w:after="160" w:line="276" w:lineRule="auto"/>
        <w:jc w:val="both"/>
        <w:rPr>
          <w:sz w:val="22"/>
          <w:szCs w:val="22"/>
          <w:lang w:val="en-US"/>
        </w:rPr>
      </w:pPr>
      <w:r w:rsidRPr="003D4DCB">
        <w:rPr>
          <w:sz w:val="22"/>
          <w:szCs w:val="22"/>
          <w:lang w:val="en-US"/>
        </w:rPr>
        <w:t xml:space="preserve">As a limitation, we could not account for temporal changes in the proportion of childlessness, which may partly explain variation in excess first or higher-order births at the national level. </w:t>
      </w:r>
      <w:commentRangeStart w:id="57"/>
      <w:r w:rsidRPr="003D4DCB">
        <w:rPr>
          <w:sz w:val="22"/>
          <w:szCs w:val="22"/>
          <w:lang w:val="en-US"/>
        </w:rPr>
        <w:t>Nevertheless, we accounted for spatial differences in childlessness when estimating municipality-level excess first births by introducing an estimated share of childless women into the multinomial allocation</w:t>
      </w:r>
      <w:commentRangeEnd w:id="57"/>
      <w:r w:rsidR="00660EF7">
        <w:rPr>
          <w:rStyle w:val="CommentReference"/>
          <w:lang w:val="en-US" w:eastAsia="en-US" w:bidi="ar-SA"/>
        </w:rPr>
        <w:commentReference w:id="57"/>
      </w:r>
      <w:r w:rsidRPr="003D4DCB">
        <w:rPr>
          <w:sz w:val="22"/>
          <w:szCs w:val="22"/>
          <w:lang w:val="en-US"/>
        </w:rPr>
        <w:t>. This share was reconstructed for each municipality using birth records from 2000–2024, by inferring age-specific childlessness from first births and population counts (</w:t>
      </w:r>
      <w:commentRangeStart w:id="58"/>
      <w:r w:rsidRPr="003D4DCB">
        <w:rPr>
          <w:sz w:val="22"/>
          <w:szCs w:val="22"/>
          <w:lang w:val="en-US"/>
        </w:rPr>
        <w:t>see Supplementary Material XX for details</w:t>
      </w:r>
      <w:commentRangeEnd w:id="58"/>
      <w:r w:rsidR="00CE5B20" w:rsidRPr="003D4DCB">
        <w:rPr>
          <w:rStyle w:val="CommentReference"/>
          <w:rFonts w:ascii="Times New Roman" w:hAnsi="Times New Roman" w:cs="Times New Roman"/>
          <w:sz w:val="22"/>
          <w:szCs w:val="22"/>
          <w:lang w:val="en-US"/>
        </w:rPr>
        <w:commentReference w:id="58"/>
      </w:r>
      <w:r w:rsidRPr="003D4DCB">
        <w:rPr>
          <w:sz w:val="22"/>
          <w:szCs w:val="22"/>
          <w:lang w:val="en-US"/>
        </w:rPr>
        <w:t xml:space="preserve">). A similar approach was applied for higher-order births. We implemented the model in a Bayesian framework using Stan (version 2.36) run in R 4.5.1 (REF Carpenter). All code is available from https://github.com/anthonyhauser/birth_decline_ch. </w:t>
      </w:r>
    </w:p>
    <w:p w14:paraId="2B9B4629" w14:textId="77777777" w:rsidR="00CE22AA" w:rsidRPr="003D4DCB" w:rsidRDefault="00CE22AA" w:rsidP="00C739D3">
      <w:pPr>
        <w:pStyle w:val="ListParagraph"/>
        <w:spacing w:after="160" w:line="276" w:lineRule="auto"/>
        <w:ind w:left="0"/>
        <w:contextualSpacing w:val="0"/>
        <w:jc w:val="both"/>
        <w:rPr>
          <w:sz w:val="22"/>
          <w:szCs w:val="22"/>
          <w:lang w:val="en-US"/>
        </w:rPr>
      </w:pPr>
    </w:p>
    <w:p w14:paraId="599806F0" w14:textId="7F837A3D" w:rsidR="00965191" w:rsidRPr="003D4DCB" w:rsidRDefault="00C739D3" w:rsidP="00C739D3">
      <w:pPr>
        <w:pStyle w:val="ListParagraph"/>
        <w:spacing w:after="160" w:line="276" w:lineRule="auto"/>
        <w:ind w:left="0"/>
        <w:contextualSpacing w:val="0"/>
        <w:jc w:val="both"/>
        <w:rPr>
          <w:b/>
          <w:sz w:val="22"/>
          <w:szCs w:val="22"/>
        </w:rPr>
      </w:pPr>
      <w:r>
        <w:rPr>
          <w:b/>
          <w:sz w:val="22"/>
          <w:szCs w:val="22"/>
        </w:rPr>
        <w:t xml:space="preserve">3. </w:t>
      </w:r>
      <w:r w:rsidR="00965191" w:rsidRPr="003D4DCB">
        <w:rPr>
          <w:b/>
          <w:sz w:val="22"/>
          <w:szCs w:val="22"/>
        </w:rPr>
        <w:t>Results</w:t>
      </w:r>
    </w:p>
    <w:p w14:paraId="2FFD30D2" w14:textId="77777777" w:rsidR="003D4DCB" w:rsidRPr="00C739D3" w:rsidRDefault="003D4DCB" w:rsidP="00C739D3">
      <w:pPr>
        <w:spacing w:after="160" w:line="276" w:lineRule="auto"/>
        <w:jc w:val="both"/>
        <w:rPr>
          <w:b/>
          <w:bCs/>
          <w:i/>
          <w:iCs/>
          <w:sz w:val="22"/>
          <w:szCs w:val="22"/>
          <w:lang w:val="en-US"/>
        </w:rPr>
      </w:pPr>
      <w:r w:rsidRPr="00C739D3">
        <w:rPr>
          <w:b/>
          <w:bCs/>
          <w:i/>
          <w:iCs/>
          <w:sz w:val="22"/>
          <w:szCs w:val="22"/>
          <w:lang w:val="en-US"/>
        </w:rPr>
        <w:t>Trends in births and fertility patterns in Switzerland</w:t>
      </w:r>
    </w:p>
    <w:p w14:paraId="1F46B684" w14:textId="77777777" w:rsidR="003D4DCB" w:rsidRPr="003D4DCB" w:rsidRDefault="003D4DCB" w:rsidP="00C739D3">
      <w:pPr>
        <w:spacing w:after="160" w:line="276" w:lineRule="auto"/>
        <w:jc w:val="both"/>
        <w:rPr>
          <w:sz w:val="22"/>
          <w:szCs w:val="22"/>
          <w:lang w:val="en-US"/>
        </w:rPr>
      </w:pPr>
      <w:r w:rsidRPr="003D4DCB">
        <w:rPr>
          <w:sz w:val="22"/>
          <w:szCs w:val="22"/>
          <w:lang w:val="en-US"/>
        </w:rPr>
        <w:t>We fitted monthly births at the national level in Switzerland from 2000 to 2025 and estimated expected births under a scenario of constant underlying fertility level, accounting for changes in the female population and fertility timing (Fig. 1A). Until the mid-2010s, the increase in expected birth counts, mainly driven by the growing number of women of reproductive age, was exceeded by the increase in observed births. From the mid-2010s, however, observed births declined while expected birth counts stabilized.</w:t>
      </w:r>
    </w:p>
    <w:p w14:paraId="50EE0BFC" w14:textId="1CCE2DF5" w:rsidR="003D4DCB" w:rsidRPr="003D4DCB" w:rsidRDefault="003D4DCB" w:rsidP="00C739D3">
      <w:pPr>
        <w:spacing w:after="160" w:line="276" w:lineRule="auto"/>
        <w:jc w:val="both"/>
        <w:rPr>
          <w:sz w:val="22"/>
          <w:szCs w:val="22"/>
          <w:lang w:val="en-US"/>
        </w:rPr>
      </w:pPr>
      <w:r w:rsidRPr="003D4DCB">
        <w:rPr>
          <w:sz w:val="22"/>
          <w:szCs w:val="22"/>
          <w:lang w:val="en-US"/>
        </w:rPr>
        <w:t xml:space="preserve">The shift in fertility timing towards older ages was captured by the model, with the age at peak fertility increasing from 29.8 years in 2000 to 32.5 years in 2025 (Fig. 1B-C). Under this constant fertility-level scenario, the model implied an average total fertility rate of </w:t>
      </w:r>
      <w:r w:rsidR="00D631B2">
        <w:rPr>
          <w:lang w:val="en-US"/>
        </w:rPr>
        <w:t>1.47</w:t>
      </w:r>
      <w:r w:rsidR="00D631B2" w:rsidRPr="00F36033">
        <w:rPr>
          <w:lang w:val="en-US"/>
        </w:rPr>
        <w:t xml:space="preserve"> </w:t>
      </w:r>
      <w:r w:rsidRPr="003D4DCB">
        <w:rPr>
          <w:sz w:val="22"/>
          <w:szCs w:val="22"/>
          <w:lang w:val="en-US"/>
        </w:rPr>
        <w:t xml:space="preserve">children per woman over 2020–2025. This value is substantially </w:t>
      </w:r>
      <w:r w:rsidRPr="003D4DCB">
        <w:rPr>
          <w:sz w:val="22"/>
          <w:szCs w:val="22"/>
          <w:lang w:val="en-US"/>
        </w:rPr>
        <w:lastRenderedPageBreak/>
        <w:t>below the replacement level of around 2.1 children per woman required to maintain a stable population in the absence of migration.</w:t>
      </w:r>
    </w:p>
    <w:p w14:paraId="7E26A4EC" w14:textId="77777777" w:rsidR="003D4DCB" w:rsidRPr="00C739D3" w:rsidRDefault="003D4DCB" w:rsidP="00C739D3">
      <w:pPr>
        <w:spacing w:after="160" w:line="276" w:lineRule="auto"/>
        <w:jc w:val="both"/>
        <w:rPr>
          <w:b/>
          <w:bCs/>
          <w:i/>
          <w:iCs/>
          <w:sz w:val="22"/>
          <w:szCs w:val="22"/>
          <w:lang w:val="en-US"/>
        </w:rPr>
      </w:pPr>
      <w:r w:rsidRPr="00C739D3">
        <w:rPr>
          <w:b/>
          <w:bCs/>
          <w:i/>
          <w:iCs/>
          <w:sz w:val="22"/>
          <w:szCs w:val="22"/>
          <w:lang w:val="en-US"/>
        </w:rPr>
        <w:t>Temporal evolution of relative excess births</w:t>
      </w:r>
    </w:p>
    <w:p w14:paraId="48373EF7" w14:textId="370A47A7" w:rsidR="003D4DCB" w:rsidRPr="003D4DCB" w:rsidRDefault="003D4DCB" w:rsidP="00C739D3">
      <w:pPr>
        <w:spacing w:after="160" w:line="276" w:lineRule="auto"/>
        <w:jc w:val="both"/>
        <w:rPr>
          <w:b/>
          <w:bCs/>
          <w:sz w:val="22"/>
          <w:szCs w:val="22"/>
          <w:lang w:val="en-US"/>
        </w:rPr>
      </w:pPr>
      <w:r w:rsidRPr="003D4DCB">
        <w:rPr>
          <w:sz w:val="22"/>
          <w:szCs w:val="22"/>
          <w:lang w:val="en-US"/>
        </w:rPr>
        <w:t xml:space="preserve">The relative variation in national births over time was assessed using relative excess births, which revealed an almost continuous decline over the past decade, with the notable exception of 2021 (Fig. 2A-B). In 2025, observed births represented a relative deficit of </w:t>
      </w:r>
      <w:r w:rsidR="00D631B2">
        <w:rPr>
          <w:lang w:val="en-US"/>
        </w:rPr>
        <w:t>-12</w:t>
      </w:r>
      <w:r w:rsidR="00D631B2" w:rsidRPr="00F36033">
        <w:rPr>
          <w:lang w:val="en-US"/>
        </w:rPr>
        <w:t>%</w:t>
      </w:r>
      <w:r w:rsidRPr="003D4DCB">
        <w:rPr>
          <w:sz w:val="22"/>
          <w:szCs w:val="22"/>
          <w:lang w:val="en-US"/>
        </w:rPr>
        <w:t xml:space="preserve"> compared with the expected number of births under the constant underlying fertility-level scenario. In 2021, the temporary excess in births occurred during two distinct periods, at the beginning of the year and in autumn (Fig. 2C). These periods coincided with a delay of slightly more than 9 months after the two COVID-19 waves in Switzerland in 2020, suggesting a potential indirect effect of the pandemic on fertility patterns.</w:t>
      </w:r>
    </w:p>
    <w:p w14:paraId="6EBEBFBE" w14:textId="77777777" w:rsidR="00D631B2" w:rsidRPr="00C739D3" w:rsidRDefault="00D631B2" w:rsidP="00C739D3">
      <w:pPr>
        <w:spacing w:after="160" w:line="276" w:lineRule="auto"/>
        <w:jc w:val="both"/>
        <w:rPr>
          <w:sz w:val="22"/>
          <w:szCs w:val="22"/>
          <w:lang w:val="en-US"/>
        </w:rPr>
      </w:pPr>
      <w:bookmarkStart w:id="59" w:name="_Hlk237023422"/>
      <w:r w:rsidRPr="00C739D3">
        <w:rPr>
          <w:sz w:val="22"/>
          <w:szCs w:val="22"/>
          <w:lang w:val="en-US"/>
        </w:rPr>
        <w:t xml:space="preserve">The analysis stratified by maternal citizenship revealed substantial heterogeneity in relative </w:t>
      </w:r>
      <w:commentRangeStart w:id="60"/>
      <w:r w:rsidRPr="00C739D3">
        <w:rPr>
          <w:sz w:val="22"/>
          <w:szCs w:val="22"/>
          <w:lang w:val="en-US"/>
        </w:rPr>
        <w:t xml:space="preserve">excess births </w:t>
      </w:r>
      <w:commentRangeEnd w:id="60"/>
      <w:r w:rsidR="00660EF7">
        <w:rPr>
          <w:rStyle w:val="CommentReference"/>
          <w:lang w:val="en-US" w:eastAsia="en-US" w:bidi="ar-SA"/>
        </w:rPr>
        <w:commentReference w:id="60"/>
      </w:r>
      <w:r w:rsidRPr="00C739D3">
        <w:rPr>
          <w:sz w:val="22"/>
          <w:szCs w:val="22"/>
          <w:lang w:val="en-US"/>
        </w:rPr>
        <w:t>across world regions during the period of recent fertility decline (2017–2025) (Fig. 2D). Mothers with Swiss citizenship showed the largest deficit in births (-10%), whereas mothers from Africa showed the largest excess (62%). Mothers from both Western Europe (excluding Switzerland) and Eastern Europe also showed positive relative excess births, with 2% and 17% more births than expected under the constant fertility scenario, respectively. Despite these differences, all world regions experienced a marked decline in relative excess births over the past decade (Fig. 2E).</w:t>
      </w:r>
    </w:p>
    <w:bookmarkEnd w:id="59"/>
    <w:p w14:paraId="3941C735" w14:textId="77777777" w:rsidR="00D631B2" w:rsidRPr="00C739D3" w:rsidRDefault="003D4DCB" w:rsidP="00C739D3">
      <w:pPr>
        <w:spacing w:after="160" w:line="276" w:lineRule="auto"/>
        <w:jc w:val="both"/>
        <w:rPr>
          <w:b/>
          <w:bCs/>
          <w:i/>
          <w:iCs/>
          <w:sz w:val="22"/>
          <w:szCs w:val="22"/>
          <w:lang w:val="en-US"/>
        </w:rPr>
      </w:pPr>
      <w:commentRangeStart w:id="61"/>
      <w:r w:rsidRPr="00C739D3">
        <w:rPr>
          <w:b/>
          <w:bCs/>
          <w:i/>
          <w:iCs/>
          <w:sz w:val="22"/>
          <w:szCs w:val="22"/>
          <w:lang w:val="en-US"/>
        </w:rPr>
        <w:t>Spatial variation in birth decline and associated contextual factors</w:t>
      </w:r>
      <w:commentRangeEnd w:id="61"/>
      <w:r w:rsidR="007D7576">
        <w:rPr>
          <w:rStyle w:val="CommentReference"/>
          <w:lang w:val="en-US" w:eastAsia="en-US" w:bidi="ar-SA"/>
        </w:rPr>
        <w:commentReference w:id="61"/>
      </w:r>
    </w:p>
    <w:p w14:paraId="3254FDF9" w14:textId="4E4E9ABB" w:rsidR="003D4DCB" w:rsidRPr="00D631B2" w:rsidRDefault="003D4DCB" w:rsidP="00C739D3">
      <w:pPr>
        <w:spacing w:after="160" w:line="276" w:lineRule="auto"/>
        <w:jc w:val="both"/>
        <w:rPr>
          <w:b/>
          <w:bCs/>
          <w:sz w:val="22"/>
          <w:szCs w:val="22"/>
          <w:lang w:val="en-US"/>
        </w:rPr>
      </w:pPr>
      <w:r w:rsidRPr="003D4DCB">
        <w:rPr>
          <w:sz w:val="22"/>
          <w:szCs w:val="22"/>
          <w:lang w:val="en-US"/>
        </w:rPr>
        <w:t xml:space="preserve">When examining spatial patterns during </w:t>
      </w:r>
      <w:r w:rsidR="006475E6">
        <w:rPr>
          <w:sz w:val="22"/>
          <w:szCs w:val="22"/>
          <w:lang w:val="en-US"/>
        </w:rPr>
        <w:t xml:space="preserve">2017-2025, </w:t>
      </w:r>
      <w:r w:rsidRPr="003D4DCB">
        <w:rPr>
          <w:sz w:val="22"/>
          <w:szCs w:val="22"/>
          <w:lang w:val="en-US"/>
        </w:rPr>
        <w:t>we observed substantial variation in relative excess births across municipalities (Fig. 3). Lower relative excess births were concentrated in major urban agglomerations (Zurich, Geneva, Basel, Bern, etc.), whereas rural areas generally showed higher relative excess births. An exception was observed in the southern part of the country, with Ticino and parts of Valais and Grisons showing low relative excess births despite the absence of major urban agglomerations.</w:t>
      </w:r>
    </w:p>
    <w:p w14:paraId="162BD7E6" w14:textId="105A9A96" w:rsidR="003D4DCB" w:rsidRPr="003D4DCB" w:rsidRDefault="003D4DCB" w:rsidP="00C739D3">
      <w:pPr>
        <w:spacing w:after="160" w:line="276" w:lineRule="auto"/>
        <w:jc w:val="both"/>
        <w:rPr>
          <w:sz w:val="22"/>
          <w:szCs w:val="22"/>
          <w:lang w:val="en-US"/>
        </w:rPr>
      </w:pPr>
      <w:r w:rsidRPr="003D4DCB">
        <w:rPr>
          <w:sz w:val="22"/>
          <w:szCs w:val="22"/>
          <w:lang w:val="en-US"/>
        </w:rPr>
        <w:t xml:space="preserve">We explored heterogeneity in relative excess births across municipalities according to a range of municipality-level explanatory variables grouped into </w:t>
      </w:r>
      <w:del w:id="62" w:author="Katarina Luise Matthes" w:date="2026-08-28T09:38:00Z">
        <w:r w:rsidRPr="003D4DCB" w:rsidDel="005233F9">
          <w:rPr>
            <w:sz w:val="22"/>
            <w:szCs w:val="22"/>
            <w:lang w:val="en-US"/>
          </w:rPr>
          <w:delText xml:space="preserve">ten </w:delText>
        </w:r>
      </w:del>
      <w:r w:rsidRPr="003D4DCB">
        <w:rPr>
          <w:sz w:val="22"/>
          <w:szCs w:val="22"/>
          <w:lang w:val="en-US"/>
        </w:rPr>
        <w:t>deciles (Fig. 4). As observed previously, municipalities with lower population density showed higher relative excess births, with an excess of around 5% in the lowest-density decile compared with a deficit of -15% in the highest-density decile. Socioeconomic position (SEP) at the municipality level did not show a clear monotonic association, with the highest relative excess births observed among both municipalities with very low and very high SEP levels. Finally, we did not observe positive associations between childcare service density or support for paternity leave extension and relative excess births. Instead, these variables showed negative associations, likely reflecting their correlation with population density.</w:t>
      </w:r>
    </w:p>
    <w:p w14:paraId="752D7CF1" w14:textId="11A624DF" w:rsidR="003D4DCB" w:rsidRPr="00C739D3" w:rsidRDefault="003D4DCB" w:rsidP="00C739D3">
      <w:pPr>
        <w:spacing w:after="160" w:line="276" w:lineRule="auto"/>
        <w:jc w:val="both"/>
        <w:rPr>
          <w:b/>
          <w:bCs/>
          <w:i/>
          <w:iCs/>
          <w:sz w:val="22"/>
          <w:szCs w:val="22"/>
          <w:lang w:val="en-US"/>
        </w:rPr>
      </w:pPr>
      <w:r w:rsidRPr="00C739D3">
        <w:rPr>
          <w:b/>
          <w:bCs/>
          <w:i/>
          <w:iCs/>
          <w:sz w:val="22"/>
          <w:szCs w:val="22"/>
          <w:lang w:val="en-US"/>
        </w:rPr>
        <w:t>Subgroup analyses</w:t>
      </w:r>
    </w:p>
    <w:p w14:paraId="410A3678" w14:textId="261332B4" w:rsidR="003D4DCB" w:rsidRPr="003D4DCB" w:rsidRDefault="003D4DCB" w:rsidP="00C739D3">
      <w:pPr>
        <w:spacing w:after="160" w:line="276" w:lineRule="auto"/>
        <w:jc w:val="both"/>
        <w:rPr>
          <w:sz w:val="22"/>
          <w:szCs w:val="22"/>
          <w:lang w:val="en-US"/>
        </w:rPr>
      </w:pPr>
      <w:r w:rsidRPr="003D4DCB">
        <w:rPr>
          <w:sz w:val="22"/>
          <w:szCs w:val="22"/>
          <w:lang w:val="en-US"/>
        </w:rPr>
        <w:t>Subgroup analyses identified several differences across populations. Separate analyses were performed for mothers with Swiss and non-Swiss citizenship. Fertility curves showed different patterns by citizenship, with non-Swiss mothers having an earlier but more sustained fertility profile compared with Swiss mothers (Fig. 5A), resulting in higher average total fertility rates (</w:t>
      </w:r>
      <w:r w:rsidR="00D506B4">
        <w:rPr>
          <w:lang w:val="en-US"/>
        </w:rPr>
        <w:t>1.88</w:t>
      </w:r>
      <w:r w:rsidR="00D506B4" w:rsidRPr="00F36033">
        <w:rPr>
          <w:lang w:val="en-US"/>
        </w:rPr>
        <w:t xml:space="preserve"> vs. </w:t>
      </w:r>
      <w:r w:rsidR="00D506B4">
        <w:rPr>
          <w:lang w:val="en-US"/>
        </w:rPr>
        <w:t>1.35</w:t>
      </w:r>
      <w:r w:rsidRPr="003D4DCB">
        <w:rPr>
          <w:sz w:val="22"/>
          <w:szCs w:val="22"/>
          <w:lang w:val="en-US"/>
        </w:rPr>
        <w:t xml:space="preserve"> children per woman, respectively). Despite these differences, both groups showed a clear decline in relative excess births in recent years compared with their respective 2000–2025 levels (Fig. 5B). This decline was more strongly associated with population density among Swiss mothers than among non-Swiss mothers (Fig. 5C).</w:t>
      </w:r>
    </w:p>
    <w:p w14:paraId="7C988B6F" w14:textId="27741C11" w:rsidR="003D4DCB" w:rsidRPr="003D4DCB" w:rsidRDefault="003D4DCB" w:rsidP="00C739D3">
      <w:pPr>
        <w:spacing w:after="160" w:line="276" w:lineRule="auto"/>
        <w:jc w:val="both"/>
        <w:rPr>
          <w:b/>
          <w:sz w:val="22"/>
          <w:szCs w:val="22"/>
          <w:lang w:eastAsia="en-US" w:bidi="ar-SA"/>
        </w:rPr>
      </w:pPr>
      <w:r w:rsidRPr="003D4DCB">
        <w:rPr>
          <w:sz w:val="22"/>
          <w:szCs w:val="22"/>
          <w:lang w:val="en-US"/>
        </w:rPr>
        <w:t>Separate analyses were also performed by parity, distinguishing first births from second and subsequent births. Both groups showed similar temporal patterns, with a decline in relative excess births over the last decade (Fig. 5D). The excess of births in 2021 was almost absent for first births, which also showed little variation according to population density (Fig. 5E). In contrast, higher-order births showed an increase in 2021 and a stronger negative association with population density.</w:t>
      </w:r>
      <w:r w:rsidRPr="003D4DCB">
        <w:rPr>
          <w:b/>
          <w:sz w:val="22"/>
          <w:szCs w:val="22"/>
        </w:rPr>
        <w:br w:type="page"/>
      </w:r>
    </w:p>
    <w:p w14:paraId="0EEB56E1" w14:textId="0B3031E9" w:rsidR="00965191" w:rsidRPr="003D4DCB" w:rsidRDefault="00C739D3" w:rsidP="00C739D3">
      <w:pPr>
        <w:pStyle w:val="ListParagraph"/>
        <w:spacing w:after="160" w:line="276" w:lineRule="auto"/>
        <w:ind w:left="0"/>
        <w:jc w:val="both"/>
        <w:rPr>
          <w:b/>
          <w:sz w:val="22"/>
          <w:szCs w:val="22"/>
        </w:rPr>
      </w:pPr>
      <w:r>
        <w:rPr>
          <w:b/>
          <w:sz w:val="22"/>
          <w:szCs w:val="22"/>
        </w:rPr>
        <w:lastRenderedPageBreak/>
        <w:t xml:space="preserve">4. </w:t>
      </w:r>
      <w:r w:rsidR="00965191" w:rsidRPr="003D4DCB">
        <w:rPr>
          <w:b/>
          <w:sz w:val="22"/>
          <w:szCs w:val="22"/>
        </w:rPr>
        <w:t>Discussion</w:t>
      </w:r>
    </w:p>
    <w:p w14:paraId="2951E500" w14:textId="0B2C68E8" w:rsidR="00965191" w:rsidRPr="003D4DCB" w:rsidRDefault="0037154B" w:rsidP="003D4DCB">
      <w:pPr>
        <w:spacing w:after="160" w:line="276" w:lineRule="auto"/>
        <w:jc w:val="both"/>
        <w:rPr>
          <w:sz w:val="22"/>
          <w:szCs w:val="22"/>
        </w:rPr>
      </w:pPr>
      <w:r w:rsidRPr="003D4DCB">
        <w:rPr>
          <w:sz w:val="22"/>
          <w:szCs w:val="22"/>
        </w:rPr>
        <w:t>Text.</w:t>
      </w:r>
    </w:p>
    <w:p w14:paraId="2DA687ED" w14:textId="77777777" w:rsidR="0037154B" w:rsidRPr="003D4DCB" w:rsidRDefault="0037154B" w:rsidP="003D4DCB">
      <w:pPr>
        <w:spacing w:after="160" w:line="276" w:lineRule="auto"/>
        <w:jc w:val="both"/>
        <w:rPr>
          <w:bCs/>
          <w:sz w:val="22"/>
          <w:szCs w:val="22"/>
        </w:rPr>
      </w:pPr>
    </w:p>
    <w:p w14:paraId="2265896C" w14:textId="77777777" w:rsidR="00965191" w:rsidRPr="003D4DCB" w:rsidRDefault="00965191" w:rsidP="003D4DCB">
      <w:pPr>
        <w:spacing w:after="160" w:line="276" w:lineRule="auto"/>
        <w:jc w:val="both"/>
        <w:rPr>
          <w:b/>
          <w:sz w:val="22"/>
          <w:szCs w:val="22"/>
        </w:rPr>
      </w:pPr>
      <w:r w:rsidRPr="003D4DCB">
        <w:rPr>
          <w:b/>
          <w:sz w:val="22"/>
          <w:szCs w:val="22"/>
        </w:rPr>
        <w:br w:type="page"/>
      </w:r>
    </w:p>
    <w:p w14:paraId="2C55CAB5" w14:textId="77777777" w:rsidR="00965191" w:rsidRPr="003D4DCB" w:rsidRDefault="00965191" w:rsidP="003D4DCB">
      <w:pPr>
        <w:spacing w:after="160" w:line="276" w:lineRule="auto"/>
        <w:jc w:val="both"/>
        <w:rPr>
          <w:b/>
          <w:sz w:val="22"/>
          <w:szCs w:val="22"/>
        </w:rPr>
      </w:pPr>
      <w:r w:rsidRPr="003D4DCB">
        <w:rPr>
          <w:b/>
          <w:sz w:val="22"/>
          <w:szCs w:val="22"/>
        </w:rPr>
        <w:lastRenderedPageBreak/>
        <w:t>Author statements</w:t>
      </w:r>
    </w:p>
    <w:p w14:paraId="724E3D65" w14:textId="77777777" w:rsidR="00965191" w:rsidRPr="003D4DCB" w:rsidRDefault="00965191" w:rsidP="003D4DCB">
      <w:pPr>
        <w:spacing w:after="160" w:line="276" w:lineRule="auto"/>
        <w:jc w:val="both"/>
        <w:rPr>
          <w:sz w:val="22"/>
          <w:szCs w:val="22"/>
        </w:rPr>
      </w:pPr>
    </w:p>
    <w:p w14:paraId="3E963C02" w14:textId="5385571E" w:rsidR="00965191" w:rsidRPr="003D4DCB" w:rsidRDefault="00965191" w:rsidP="003D4DCB">
      <w:pPr>
        <w:spacing w:after="160" w:line="276" w:lineRule="auto"/>
        <w:jc w:val="both"/>
        <w:rPr>
          <w:sz w:val="22"/>
          <w:szCs w:val="22"/>
        </w:rPr>
      </w:pPr>
      <w:r w:rsidRPr="003D4DCB">
        <w:rPr>
          <w:b/>
          <w:bCs/>
          <w:sz w:val="22"/>
          <w:szCs w:val="22"/>
        </w:rPr>
        <w:t>Acknowledgements:</w:t>
      </w:r>
      <w:r w:rsidRPr="003D4DCB">
        <w:rPr>
          <w:sz w:val="22"/>
          <w:szCs w:val="22"/>
        </w:rPr>
        <w:t xml:space="preserve"> The authors would like to thank.</w:t>
      </w:r>
      <w:r w:rsidR="00C739D3">
        <w:rPr>
          <w:sz w:val="22"/>
          <w:szCs w:val="22"/>
        </w:rPr>
        <w:t xml:space="preserve"> PRC, </w:t>
      </w:r>
      <w:proofErr w:type="spellStart"/>
      <w:r w:rsidR="00C739D3">
        <w:rPr>
          <w:sz w:val="22"/>
          <w:szCs w:val="22"/>
        </w:rPr>
        <w:t>Tilo</w:t>
      </w:r>
      <w:proofErr w:type="spellEnd"/>
      <w:r w:rsidR="00C739D3">
        <w:rPr>
          <w:sz w:val="22"/>
          <w:szCs w:val="22"/>
        </w:rPr>
        <w:t xml:space="preserve">, Katja, Jörg </w:t>
      </w:r>
      <w:proofErr w:type="spellStart"/>
      <w:r w:rsidR="00C739D3">
        <w:rPr>
          <w:sz w:val="22"/>
          <w:szCs w:val="22"/>
        </w:rPr>
        <w:t>Rössel</w:t>
      </w:r>
      <w:proofErr w:type="spellEnd"/>
    </w:p>
    <w:p w14:paraId="2488FD5B" w14:textId="77777777" w:rsidR="00965191" w:rsidRPr="003D4DCB" w:rsidRDefault="00965191" w:rsidP="003D4DCB">
      <w:pPr>
        <w:spacing w:after="160" w:line="276" w:lineRule="auto"/>
        <w:jc w:val="both"/>
        <w:rPr>
          <w:sz w:val="22"/>
          <w:szCs w:val="22"/>
        </w:rPr>
      </w:pPr>
    </w:p>
    <w:p w14:paraId="366C63BA" w14:textId="0262FB82" w:rsidR="00965191" w:rsidRPr="003D4DCB" w:rsidRDefault="00965191" w:rsidP="003D4DCB">
      <w:pPr>
        <w:spacing w:after="160" w:line="276" w:lineRule="auto"/>
        <w:jc w:val="both"/>
        <w:rPr>
          <w:sz w:val="22"/>
          <w:szCs w:val="22"/>
        </w:rPr>
      </w:pPr>
      <w:r w:rsidRPr="003D4DCB">
        <w:rPr>
          <w:b/>
          <w:bCs/>
          <w:sz w:val="22"/>
          <w:szCs w:val="22"/>
        </w:rPr>
        <w:t>Funding:</w:t>
      </w:r>
      <w:r w:rsidRPr="003D4DCB">
        <w:rPr>
          <w:sz w:val="22"/>
          <w:szCs w:val="22"/>
        </w:rPr>
        <w:t xml:space="preserve"> This work was supported by the.</w:t>
      </w:r>
    </w:p>
    <w:p w14:paraId="773A9DF9" w14:textId="77777777" w:rsidR="00965191" w:rsidRPr="003D4DCB" w:rsidRDefault="00965191" w:rsidP="003D4DCB">
      <w:pPr>
        <w:spacing w:after="160" w:line="276" w:lineRule="auto"/>
        <w:jc w:val="both"/>
        <w:rPr>
          <w:sz w:val="22"/>
          <w:szCs w:val="22"/>
        </w:rPr>
      </w:pPr>
    </w:p>
    <w:p w14:paraId="1ECB5DA2" w14:textId="77777777" w:rsidR="00965191" w:rsidRPr="003D4DCB" w:rsidRDefault="00965191" w:rsidP="003D4DCB">
      <w:pPr>
        <w:spacing w:after="160" w:line="276" w:lineRule="auto"/>
        <w:jc w:val="both"/>
        <w:rPr>
          <w:sz w:val="22"/>
          <w:szCs w:val="22"/>
        </w:rPr>
      </w:pPr>
      <w:r w:rsidRPr="003D4DCB">
        <w:rPr>
          <w:b/>
          <w:sz w:val="22"/>
          <w:szCs w:val="22"/>
        </w:rPr>
        <w:t>Conflict of interest:</w:t>
      </w:r>
      <w:r w:rsidRPr="003D4DCB">
        <w:rPr>
          <w:sz w:val="22"/>
          <w:szCs w:val="22"/>
        </w:rPr>
        <w:t xml:space="preserve"> The authors declare that they have no conflict of interest.</w:t>
      </w:r>
    </w:p>
    <w:p w14:paraId="7AD3D335" w14:textId="77777777" w:rsidR="00965191" w:rsidRPr="003D4DCB" w:rsidRDefault="00965191" w:rsidP="003D4DCB">
      <w:pPr>
        <w:spacing w:after="160" w:line="276" w:lineRule="auto"/>
        <w:jc w:val="both"/>
        <w:rPr>
          <w:sz w:val="22"/>
          <w:szCs w:val="22"/>
        </w:rPr>
      </w:pPr>
    </w:p>
    <w:p w14:paraId="2B5AA3C6" w14:textId="77777777" w:rsidR="00965191" w:rsidRPr="003D4DCB" w:rsidRDefault="00965191" w:rsidP="003D4DCB">
      <w:pPr>
        <w:spacing w:after="160" w:line="276" w:lineRule="auto"/>
        <w:jc w:val="both"/>
        <w:rPr>
          <w:b/>
          <w:sz w:val="22"/>
          <w:szCs w:val="22"/>
        </w:rPr>
      </w:pPr>
      <w:r w:rsidRPr="003D4DCB">
        <w:rPr>
          <w:b/>
          <w:sz w:val="22"/>
          <w:szCs w:val="22"/>
        </w:rPr>
        <w:t>Data availability</w:t>
      </w:r>
    </w:p>
    <w:p w14:paraId="4F499EA6" w14:textId="77777777" w:rsidR="00965191" w:rsidRPr="003D4DCB" w:rsidRDefault="00965191" w:rsidP="003D4DCB">
      <w:pPr>
        <w:spacing w:after="160" w:line="276" w:lineRule="auto"/>
        <w:jc w:val="both"/>
        <w:rPr>
          <w:color w:val="000000" w:themeColor="text1"/>
          <w:sz w:val="22"/>
          <w:szCs w:val="22"/>
        </w:rPr>
      </w:pPr>
      <w:r w:rsidRPr="003D4DCB">
        <w:rPr>
          <w:sz w:val="22"/>
          <w:szCs w:val="22"/>
        </w:rPr>
        <w:t xml:space="preserve">The data and code underlying this manuscript are publicly available </w:t>
      </w:r>
      <w:r w:rsidRPr="003D4DCB">
        <w:rPr>
          <w:color w:val="000000" w:themeColor="text1"/>
          <w:sz w:val="22"/>
          <w:szCs w:val="22"/>
        </w:rPr>
        <w:t xml:space="preserve">via GitHub and </w:t>
      </w:r>
      <w:proofErr w:type="spellStart"/>
      <w:r w:rsidRPr="003D4DCB">
        <w:rPr>
          <w:color w:val="000000" w:themeColor="text1"/>
          <w:sz w:val="22"/>
          <w:szCs w:val="22"/>
        </w:rPr>
        <w:t>zenodo</w:t>
      </w:r>
      <w:proofErr w:type="spellEnd"/>
      <w:r w:rsidRPr="003D4DCB">
        <w:rPr>
          <w:color w:val="000000" w:themeColor="text1"/>
          <w:sz w:val="22"/>
          <w:szCs w:val="22"/>
        </w:rPr>
        <w:t xml:space="preserve">: </w:t>
      </w:r>
    </w:p>
    <w:p w14:paraId="0C7FEC82" w14:textId="77777777" w:rsidR="00965191" w:rsidRPr="003D4DCB" w:rsidRDefault="00965191" w:rsidP="003D4DCB">
      <w:pPr>
        <w:spacing w:after="160" w:line="276" w:lineRule="auto"/>
        <w:jc w:val="both"/>
        <w:rPr>
          <w:sz w:val="22"/>
          <w:szCs w:val="22"/>
        </w:rPr>
      </w:pPr>
    </w:p>
    <w:p w14:paraId="3D65395B" w14:textId="77777777" w:rsidR="00965191" w:rsidRPr="003D4DCB" w:rsidRDefault="00965191" w:rsidP="003D4DCB">
      <w:pPr>
        <w:spacing w:after="160" w:line="276" w:lineRule="auto"/>
        <w:jc w:val="both"/>
        <w:rPr>
          <w:sz w:val="22"/>
          <w:szCs w:val="22"/>
        </w:rPr>
      </w:pPr>
      <w:r w:rsidRPr="003D4DCB">
        <w:rPr>
          <w:sz w:val="22"/>
          <w:szCs w:val="22"/>
        </w:rPr>
        <w:br w:type="page"/>
      </w:r>
    </w:p>
    <w:p w14:paraId="6F563AD0" w14:textId="77777777" w:rsidR="00965191" w:rsidRPr="003D4DCB" w:rsidRDefault="00965191" w:rsidP="003D4DCB">
      <w:pPr>
        <w:spacing w:after="160" w:line="276" w:lineRule="auto"/>
        <w:jc w:val="both"/>
        <w:rPr>
          <w:b/>
          <w:sz w:val="22"/>
          <w:szCs w:val="22"/>
        </w:rPr>
      </w:pPr>
      <w:r w:rsidRPr="003D4DCB">
        <w:rPr>
          <w:b/>
          <w:sz w:val="22"/>
          <w:szCs w:val="22"/>
        </w:rPr>
        <w:lastRenderedPageBreak/>
        <w:t>Bibliography</w:t>
      </w:r>
    </w:p>
    <w:p w14:paraId="4E724B90" w14:textId="0E94751E" w:rsidR="00BE1B68" w:rsidRPr="003D4DCB" w:rsidRDefault="00BE1B68" w:rsidP="003D4DCB">
      <w:pPr>
        <w:spacing w:after="160" w:line="276" w:lineRule="auto"/>
        <w:jc w:val="both"/>
        <w:rPr>
          <w:sz w:val="22"/>
          <w:szCs w:val="22"/>
        </w:rPr>
      </w:pPr>
    </w:p>
    <w:p w14:paraId="5EADC186" w14:textId="4972A6B5" w:rsidR="00965191" w:rsidRPr="003D4DCB" w:rsidRDefault="00965191" w:rsidP="003D4DCB">
      <w:pPr>
        <w:spacing w:after="160" w:line="276" w:lineRule="auto"/>
        <w:jc w:val="both"/>
        <w:rPr>
          <w:sz w:val="22"/>
          <w:szCs w:val="22"/>
        </w:rPr>
      </w:pPr>
      <w:r w:rsidRPr="003D4DCB">
        <w:rPr>
          <w:sz w:val="22"/>
          <w:szCs w:val="22"/>
        </w:rPr>
        <w:br w:type="page"/>
      </w:r>
    </w:p>
    <w:sdt>
      <w:sdtPr>
        <w:rPr>
          <w:rStyle w:val="fontstyle01"/>
          <w:rFonts w:ascii="Times New Roman" w:hAnsi="Times New Roman"/>
          <w:b w:val="0"/>
          <w:bCs w:val="0"/>
        </w:rPr>
        <w:tag w:val="MENDELEY_BIBLIOGRAPHY"/>
        <w:id w:val="1415353967"/>
        <w:placeholder>
          <w:docPart w:val="DefaultPlaceholder_-1854013440"/>
        </w:placeholder>
      </w:sdtPr>
      <w:sdtEndPr>
        <w:rPr>
          <w:rStyle w:val="fontstyle01"/>
        </w:rPr>
      </w:sdtEndPr>
      <w:sdtContent>
        <w:p w14:paraId="68A0C1A7" w14:textId="77777777" w:rsidR="00C739D3" w:rsidRPr="00C739D3" w:rsidRDefault="00C739D3">
          <w:pPr>
            <w:autoSpaceDE w:val="0"/>
            <w:autoSpaceDN w:val="0"/>
            <w:ind w:hanging="640"/>
            <w:divId w:val="350306716"/>
            <w:rPr>
              <w:color w:val="000000"/>
            </w:rPr>
          </w:pPr>
          <w:r w:rsidRPr="00C739D3">
            <w:rPr>
              <w:color w:val="000000"/>
            </w:rPr>
            <w:t>1</w:t>
          </w:r>
          <w:r w:rsidRPr="00C739D3">
            <w:rPr>
              <w:color w:val="000000"/>
            </w:rPr>
            <w:tab/>
            <w:t>Eurostat. Fertility statistics - Statistics Explained. 2026. https://ec.europa.eu/eurostat/statistics-explained/index.php?title=Fertility%5Fstatistics (accessed June 19, 2026).</w:t>
          </w:r>
        </w:p>
        <w:p w14:paraId="7A320B71" w14:textId="77777777" w:rsidR="00C739D3" w:rsidRPr="00C739D3" w:rsidRDefault="00C739D3">
          <w:pPr>
            <w:autoSpaceDE w:val="0"/>
            <w:autoSpaceDN w:val="0"/>
            <w:ind w:hanging="640"/>
            <w:divId w:val="711074069"/>
            <w:rPr>
              <w:color w:val="000000"/>
            </w:rPr>
          </w:pPr>
          <w:r w:rsidRPr="00C739D3">
            <w:rPr>
              <w:color w:val="000000"/>
            </w:rPr>
            <w:t>2</w:t>
          </w:r>
          <w:r w:rsidRPr="00C739D3">
            <w:rPr>
              <w:color w:val="000000"/>
            </w:rPr>
            <w:tab/>
          </w:r>
          <w:proofErr w:type="spellStart"/>
          <w:r w:rsidRPr="00C739D3">
            <w:rPr>
              <w:color w:val="000000"/>
            </w:rPr>
            <w:t>Lesthaeghe</w:t>
          </w:r>
          <w:proofErr w:type="spellEnd"/>
          <w:r w:rsidRPr="00C739D3">
            <w:rPr>
              <w:color w:val="000000"/>
            </w:rPr>
            <w:t xml:space="preserve"> R. The second demographic transition, 1986–2020: sub-replacement fertility and rising cohabitation—a global update. </w:t>
          </w:r>
          <w:r w:rsidRPr="00C739D3">
            <w:rPr>
              <w:i/>
              <w:iCs/>
              <w:color w:val="000000"/>
            </w:rPr>
            <w:t>Genus</w:t>
          </w:r>
          <w:r w:rsidRPr="00C739D3">
            <w:rPr>
              <w:color w:val="000000"/>
            </w:rPr>
            <w:t xml:space="preserve"> 2020; </w:t>
          </w:r>
          <w:r w:rsidRPr="00C739D3">
            <w:rPr>
              <w:b/>
              <w:bCs/>
              <w:color w:val="000000"/>
            </w:rPr>
            <w:t>76</w:t>
          </w:r>
          <w:r w:rsidRPr="00C739D3">
            <w:rPr>
              <w:color w:val="000000"/>
            </w:rPr>
            <w:t>: 10.</w:t>
          </w:r>
        </w:p>
        <w:p w14:paraId="6CEDDDD7" w14:textId="77777777" w:rsidR="00C739D3" w:rsidRPr="00C739D3" w:rsidRDefault="00C739D3">
          <w:pPr>
            <w:autoSpaceDE w:val="0"/>
            <w:autoSpaceDN w:val="0"/>
            <w:ind w:hanging="640"/>
            <w:divId w:val="372733624"/>
            <w:rPr>
              <w:color w:val="000000"/>
            </w:rPr>
          </w:pPr>
          <w:r w:rsidRPr="00C739D3">
            <w:rPr>
              <w:color w:val="000000"/>
            </w:rPr>
            <w:t>3</w:t>
          </w:r>
          <w:r w:rsidRPr="00C739D3">
            <w:rPr>
              <w:color w:val="000000"/>
            </w:rPr>
            <w:tab/>
          </w:r>
          <w:proofErr w:type="spellStart"/>
          <w:r w:rsidRPr="00C739D3">
            <w:rPr>
              <w:color w:val="000000"/>
            </w:rPr>
            <w:t>Spoorenberg</w:t>
          </w:r>
          <w:proofErr w:type="spellEnd"/>
          <w:r w:rsidRPr="00C739D3">
            <w:rPr>
              <w:color w:val="000000"/>
            </w:rPr>
            <w:t xml:space="preserve"> T, </w:t>
          </w:r>
          <w:proofErr w:type="spellStart"/>
          <w:r w:rsidRPr="00C739D3">
            <w:rPr>
              <w:color w:val="000000"/>
            </w:rPr>
            <w:t>Skirbekk</w:t>
          </w:r>
          <w:proofErr w:type="spellEnd"/>
          <w:r w:rsidRPr="00C739D3">
            <w:rPr>
              <w:color w:val="000000"/>
            </w:rPr>
            <w:t xml:space="preserve"> V. Fertility postponement is not a universal correlate of fertility decline - N-IUSSP. 2026. https://www.niussp.org/fertility-and-reproduction/fertility-postponement-is-not-a-universal-correlate-of-fertility-decline/ (accessed June 19, 2026).</w:t>
          </w:r>
        </w:p>
        <w:p w14:paraId="7C64819B" w14:textId="77777777" w:rsidR="00C739D3" w:rsidRPr="00C739D3" w:rsidRDefault="00C739D3">
          <w:pPr>
            <w:autoSpaceDE w:val="0"/>
            <w:autoSpaceDN w:val="0"/>
            <w:ind w:hanging="640"/>
            <w:divId w:val="1790976211"/>
            <w:rPr>
              <w:color w:val="000000"/>
            </w:rPr>
          </w:pPr>
          <w:r w:rsidRPr="00C739D3">
            <w:rPr>
              <w:color w:val="000000"/>
            </w:rPr>
            <w:t>4</w:t>
          </w:r>
          <w:r w:rsidRPr="00C739D3">
            <w:rPr>
              <w:color w:val="000000"/>
            </w:rPr>
            <w:tab/>
          </w:r>
          <w:proofErr w:type="spellStart"/>
          <w:r w:rsidRPr="00C739D3">
            <w:rPr>
              <w:color w:val="000000"/>
            </w:rPr>
            <w:t>Hellstrand</w:t>
          </w:r>
          <w:proofErr w:type="spellEnd"/>
          <w:r w:rsidRPr="00C739D3">
            <w:rPr>
              <w:color w:val="000000"/>
            </w:rPr>
            <w:t xml:space="preserve"> J, </w:t>
          </w:r>
          <w:proofErr w:type="spellStart"/>
          <w:r w:rsidRPr="00C739D3">
            <w:rPr>
              <w:color w:val="000000"/>
            </w:rPr>
            <w:t>Nisén</w:t>
          </w:r>
          <w:proofErr w:type="spellEnd"/>
          <w:r w:rsidRPr="00C739D3">
            <w:rPr>
              <w:color w:val="000000"/>
            </w:rPr>
            <w:t xml:space="preserve"> J, Miranda V, </w:t>
          </w:r>
          <w:proofErr w:type="spellStart"/>
          <w:r w:rsidRPr="00C739D3">
            <w:rPr>
              <w:color w:val="000000"/>
            </w:rPr>
            <w:t>Fallesen</w:t>
          </w:r>
          <w:proofErr w:type="spellEnd"/>
          <w:r w:rsidRPr="00C739D3">
            <w:rPr>
              <w:color w:val="000000"/>
            </w:rPr>
            <w:t xml:space="preserve"> P, </w:t>
          </w:r>
          <w:proofErr w:type="spellStart"/>
          <w:r w:rsidRPr="00C739D3">
            <w:rPr>
              <w:color w:val="000000"/>
            </w:rPr>
            <w:t>Dommermuth</w:t>
          </w:r>
          <w:proofErr w:type="spellEnd"/>
          <w:r w:rsidRPr="00C739D3">
            <w:rPr>
              <w:color w:val="000000"/>
            </w:rPr>
            <w:t xml:space="preserve"> L, </w:t>
          </w:r>
          <w:proofErr w:type="spellStart"/>
          <w:r w:rsidRPr="00C739D3">
            <w:rPr>
              <w:color w:val="000000"/>
            </w:rPr>
            <w:t>Myrskylä</w:t>
          </w:r>
          <w:proofErr w:type="spellEnd"/>
          <w:r w:rsidRPr="00C739D3">
            <w:rPr>
              <w:color w:val="000000"/>
            </w:rPr>
            <w:t xml:space="preserve"> M. Not Just Later, but Fewer: Novel Trends in Cohort Fertility in the Nordic Countries. </w:t>
          </w:r>
          <w:r w:rsidRPr="00C739D3">
            <w:rPr>
              <w:i/>
              <w:iCs/>
              <w:color w:val="000000"/>
            </w:rPr>
            <w:t>Demography</w:t>
          </w:r>
          <w:r w:rsidRPr="00C739D3">
            <w:rPr>
              <w:color w:val="000000"/>
            </w:rPr>
            <w:t xml:space="preserve"> 2021; </w:t>
          </w:r>
          <w:r w:rsidRPr="00C739D3">
            <w:rPr>
              <w:b/>
              <w:bCs/>
              <w:color w:val="000000"/>
            </w:rPr>
            <w:t>58</w:t>
          </w:r>
          <w:r w:rsidRPr="00C739D3">
            <w:rPr>
              <w:color w:val="000000"/>
            </w:rPr>
            <w:t>: 1373–99.</w:t>
          </w:r>
        </w:p>
        <w:p w14:paraId="36CD04EE" w14:textId="77777777" w:rsidR="00C739D3" w:rsidRPr="00C739D3" w:rsidRDefault="00C739D3">
          <w:pPr>
            <w:autoSpaceDE w:val="0"/>
            <w:autoSpaceDN w:val="0"/>
            <w:ind w:hanging="640"/>
            <w:divId w:val="315962944"/>
            <w:rPr>
              <w:color w:val="000000"/>
            </w:rPr>
          </w:pPr>
          <w:r w:rsidRPr="00C739D3">
            <w:rPr>
              <w:color w:val="000000"/>
            </w:rPr>
            <w:t>5</w:t>
          </w:r>
          <w:r w:rsidRPr="00C739D3">
            <w:rPr>
              <w:color w:val="000000"/>
            </w:rPr>
            <w:tab/>
            <w:t xml:space="preserve">Bloom DE, Kuhn M, </w:t>
          </w:r>
          <w:proofErr w:type="spellStart"/>
          <w:r w:rsidRPr="00C739D3">
            <w:rPr>
              <w:color w:val="000000"/>
            </w:rPr>
            <w:t>Prettner</w:t>
          </w:r>
          <w:proofErr w:type="spellEnd"/>
          <w:r w:rsidRPr="00C739D3">
            <w:rPr>
              <w:color w:val="000000"/>
            </w:rPr>
            <w:t xml:space="preserve"> K. Fertility in High-Income Countries: Trends, Patterns, Determinants, and Consequences. </w:t>
          </w:r>
          <w:proofErr w:type="spellStart"/>
          <w:r w:rsidRPr="00C739D3">
            <w:rPr>
              <w:i/>
              <w:iCs/>
              <w:color w:val="000000"/>
            </w:rPr>
            <w:t>Annu</w:t>
          </w:r>
          <w:proofErr w:type="spellEnd"/>
          <w:r w:rsidRPr="00C739D3">
            <w:rPr>
              <w:i/>
              <w:iCs/>
              <w:color w:val="000000"/>
            </w:rPr>
            <w:t xml:space="preserve"> Rev </w:t>
          </w:r>
          <w:proofErr w:type="spellStart"/>
          <w:r w:rsidRPr="00C739D3">
            <w:rPr>
              <w:i/>
              <w:iCs/>
              <w:color w:val="000000"/>
            </w:rPr>
            <w:t>Econom</w:t>
          </w:r>
          <w:proofErr w:type="spellEnd"/>
          <w:r w:rsidRPr="00C739D3">
            <w:rPr>
              <w:color w:val="000000"/>
            </w:rPr>
            <w:t xml:space="preserve"> 2024; </w:t>
          </w:r>
          <w:r w:rsidRPr="00C739D3">
            <w:rPr>
              <w:b/>
              <w:bCs/>
              <w:color w:val="000000"/>
            </w:rPr>
            <w:t>16</w:t>
          </w:r>
          <w:r w:rsidRPr="00C739D3">
            <w:rPr>
              <w:color w:val="000000"/>
            </w:rPr>
            <w:t>: 159–84.</w:t>
          </w:r>
        </w:p>
        <w:p w14:paraId="7242EE68" w14:textId="77777777" w:rsidR="00C739D3" w:rsidRPr="00C739D3" w:rsidRDefault="00C739D3">
          <w:pPr>
            <w:autoSpaceDE w:val="0"/>
            <w:autoSpaceDN w:val="0"/>
            <w:ind w:hanging="640"/>
            <w:divId w:val="817960458"/>
            <w:rPr>
              <w:color w:val="000000"/>
            </w:rPr>
          </w:pPr>
          <w:r w:rsidRPr="00C739D3">
            <w:rPr>
              <w:color w:val="000000"/>
            </w:rPr>
            <w:t>6</w:t>
          </w:r>
          <w:r w:rsidRPr="00C739D3">
            <w:rPr>
              <w:color w:val="000000"/>
            </w:rPr>
            <w:tab/>
            <w:t xml:space="preserve">Sobotka T, Zeman K, </w:t>
          </w:r>
          <w:proofErr w:type="spellStart"/>
          <w:r w:rsidRPr="00C739D3">
            <w:rPr>
              <w:color w:val="000000"/>
            </w:rPr>
            <w:t>Jasilioniene</w:t>
          </w:r>
          <w:proofErr w:type="spellEnd"/>
          <w:r w:rsidRPr="00C739D3">
            <w:rPr>
              <w:color w:val="000000"/>
            </w:rPr>
            <w:t xml:space="preserve"> A, </w:t>
          </w:r>
          <w:r w:rsidRPr="00C739D3">
            <w:rPr>
              <w:i/>
              <w:iCs/>
              <w:color w:val="000000"/>
            </w:rPr>
            <w:t>et al.</w:t>
          </w:r>
          <w:r w:rsidRPr="00C739D3">
            <w:rPr>
              <w:color w:val="000000"/>
            </w:rPr>
            <w:t xml:space="preserve"> Pandemic Roller‐Coaster? Birth Trends in Higher‐Income Countries During the COVID‐19 Pandemic. </w:t>
          </w:r>
          <w:proofErr w:type="spellStart"/>
          <w:r w:rsidRPr="00C739D3">
            <w:rPr>
              <w:i/>
              <w:iCs/>
              <w:color w:val="000000"/>
            </w:rPr>
            <w:t>Popul</w:t>
          </w:r>
          <w:proofErr w:type="spellEnd"/>
          <w:r w:rsidRPr="00C739D3">
            <w:rPr>
              <w:i/>
              <w:iCs/>
              <w:color w:val="000000"/>
            </w:rPr>
            <w:t xml:space="preserve"> Dev Rev</w:t>
          </w:r>
          <w:r w:rsidRPr="00C739D3">
            <w:rPr>
              <w:color w:val="000000"/>
            </w:rPr>
            <w:t xml:space="preserve"> 2024; </w:t>
          </w:r>
          <w:r w:rsidRPr="00C739D3">
            <w:rPr>
              <w:b/>
              <w:bCs/>
              <w:color w:val="000000"/>
            </w:rPr>
            <w:t>50</w:t>
          </w:r>
          <w:r w:rsidRPr="00C739D3">
            <w:rPr>
              <w:color w:val="000000"/>
            </w:rPr>
            <w:t>: 23–58.</w:t>
          </w:r>
        </w:p>
        <w:p w14:paraId="0CC104B8" w14:textId="77777777" w:rsidR="00C739D3" w:rsidRPr="00C739D3" w:rsidRDefault="00C739D3">
          <w:pPr>
            <w:autoSpaceDE w:val="0"/>
            <w:autoSpaceDN w:val="0"/>
            <w:ind w:hanging="640"/>
            <w:divId w:val="1566797100"/>
            <w:rPr>
              <w:color w:val="000000"/>
            </w:rPr>
          </w:pPr>
          <w:r w:rsidRPr="00C739D3">
            <w:rPr>
              <w:color w:val="000000"/>
            </w:rPr>
            <w:t>7</w:t>
          </w:r>
          <w:r w:rsidRPr="00C739D3">
            <w:rPr>
              <w:color w:val="000000"/>
            </w:rPr>
            <w:tab/>
          </w:r>
          <w:proofErr w:type="spellStart"/>
          <w:r w:rsidRPr="00C739D3">
            <w:rPr>
              <w:color w:val="000000"/>
            </w:rPr>
            <w:t>Bujard</w:t>
          </w:r>
          <w:proofErr w:type="spellEnd"/>
          <w:r w:rsidRPr="00C739D3">
            <w:rPr>
              <w:color w:val="000000"/>
            </w:rPr>
            <w:t xml:space="preserve"> M, Andersson G. Fertility Declines Near the End of the COVID-19 Pandemic: Evidence of the 2022 Birth Declines in Germany and Sweden. </w:t>
          </w:r>
          <w:r w:rsidRPr="00C739D3">
            <w:rPr>
              <w:i/>
              <w:iCs/>
              <w:color w:val="000000"/>
            </w:rPr>
            <w:t>European Journal of Population</w:t>
          </w:r>
          <w:r w:rsidRPr="00C739D3">
            <w:rPr>
              <w:color w:val="000000"/>
            </w:rPr>
            <w:t xml:space="preserve"> 2024; </w:t>
          </w:r>
          <w:r w:rsidRPr="00C739D3">
            <w:rPr>
              <w:b/>
              <w:bCs/>
              <w:color w:val="000000"/>
            </w:rPr>
            <w:t>40</w:t>
          </w:r>
          <w:r w:rsidRPr="00C739D3">
            <w:rPr>
              <w:color w:val="000000"/>
            </w:rPr>
            <w:t>: 4.</w:t>
          </w:r>
        </w:p>
        <w:p w14:paraId="63DEC0C3" w14:textId="77777777" w:rsidR="00C739D3" w:rsidRPr="00C739D3" w:rsidRDefault="00C739D3">
          <w:pPr>
            <w:autoSpaceDE w:val="0"/>
            <w:autoSpaceDN w:val="0"/>
            <w:ind w:hanging="640"/>
            <w:divId w:val="566917112"/>
            <w:rPr>
              <w:color w:val="000000"/>
            </w:rPr>
          </w:pPr>
          <w:r w:rsidRPr="00C739D3">
            <w:rPr>
              <w:color w:val="000000"/>
            </w:rPr>
            <w:t>8</w:t>
          </w:r>
          <w:r w:rsidRPr="00C739D3">
            <w:rPr>
              <w:color w:val="000000"/>
            </w:rPr>
            <w:tab/>
          </w:r>
          <w:proofErr w:type="spellStart"/>
          <w:r w:rsidRPr="00C739D3">
            <w:rPr>
              <w:color w:val="000000"/>
            </w:rPr>
            <w:t>Matysiak</w:t>
          </w:r>
          <w:proofErr w:type="spellEnd"/>
          <w:r w:rsidRPr="00C739D3">
            <w:rPr>
              <w:color w:val="000000"/>
            </w:rPr>
            <w:t xml:space="preserve"> A, Sobotka T, </w:t>
          </w:r>
          <w:proofErr w:type="spellStart"/>
          <w:r w:rsidRPr="00C739D3">
            <w:rPr>
              <w:color w:val="000000"/>
            </w:rPr>
            <w:t>Vignoli</w:t>
          </w:r>
          <w:proofErr w:type="spellEnd"/>
          <w:r w:rsidRPr="00C739D3">
            <w:rPr>
              <w:color w:val="000000"/>
            </w:rPr>
            <w:t xml:space="preserve"> D. The Great Recession and Fertility in Europe: A Sub-national Analysis. </w:t>
          </w:r>
          <w:r w:rsidRPr="00C739D3">
            <w:rPr>
              <w:i/>
              <w:iCs/>
              <w:color w:val="000000"/>
            </w:rPr>
            <w:t>European Journal of Population</w:t>
          </w:r>
          <w:r w:rsidRPr="00C739D3">
            <w:rPr>
              <w:color w:val="000000"/>
            </w:rPr>
            <w:t xml:space="preserve"> 2021; </w:t>
          </w:r>
          <w:r w:rsidRPr="00C739D3">
            <w:rPr>
              <w:b/>
              <w:bCs/>
              <w:color w:val="000000"/>
            </w:rPr>
            <w:t>37</w:t>
          </w:r>
          <w:r w:rsidRPr="00C739D3">
            <w:rPr>
              <w:color w:val="000000"/>
            </w:rPr>
            <w:t>: 29–64.</w:t>
          </w:r>
        </w:p>
        <w:p w14:paraId="7395E256" w14:textId="77777777" w:rsidR="00C739D3" w:rsidRPr="00C739D3" w:rsidRDefault="00C739D3">
          <w:pPr>
            <w:autoSpaceDE w:val="0"/>
            <w:autoSpaceDN w:val="0"/>
            <w:ind w:hanging="640"/>
            <w:divId w:val="216279030"/>
            <w:rPr>
              <w:color w:val="000000"/>
            </w:rPr>
          </w:pPr>
          <w:r w:rsidRPr="00C739D3">
            <w:rPr>
              <w:color w:val="000000"/>
            </w:rPr>
            <w:t>9</w:t>
          </w:r>
          <w:r w:rsidRPr="00C739D3">
            <w:rPr>
              <w:color w:val="000000"/>
            </w:rPr>
            <w:tab/>
            <w:t>Swiss Federal Statistical Office (FSO). Births | Federal Statistical Office - FSO. 2026. https://www.bfs.admin.ch/bfs/en/home/statistics/population/births-deaths/births.html (accessed June 19, 2026).</w:t>
          </w:r>
        </w:p>
        <w:p w14:paraId="5818F3DA" w14:textId="77777777" w:rsidR="00C739D3" w:rsidRPr="00C739D3" w:rsidRDefault="00C739D3">
          <w:pPr>
            <w:autoSpaceDE w:val="0"/>
            <w:autoSpaceDN w:val="0"/>
            <w:ind w:hanging="640"/>
            <w:divId w:val="1095902458"/>
            <w:rPr>
              <w:color w:val="000000"/>
            </w:rPr>
          </w:pPr>
          <w:r w:rsidRPr="00C739D3">
            <w:rPr>
              <w:color w:val="000000"/>
            </w:rPr>
            <w:t>10</w:t>
          </w:r>
          <w:r w:rsidRPr="00C739D3">
            <w:rPr>
              <w:color w:val="000000"/>
            </w:rPr>
            <w:tab/>
            <w:t xml:space="preserve">Matthes KL, Le Vu M, Staub K. Fertility dynamics through historical pandemics and COVID-19 in Switzerland, 1871–2022. </w:t>
          </w:r>
          <w:proofErr w:type="spellStart"/>
          <w:r w:rsidRPr="00C739D3">
            <w:rPr>
              <w:i/>
              <w:iCs/>
              <w:color w:val="000000"/>
            </w:rPr>
            <w:t>Popul</w:t>
          </w:r>
          <w:proofErr w:type="spellEnd"/>
          <w:r w:rsidRPr="00C739D3">
            <w:rPr>
              <w:i/>
              <w:iCs/>
              <w:color w:val="000000"/>
            </w:rPr>
            <w:t xml:space="preserve"> Stud (NY)</w:t>
          </w:r>
          <w:r w:rsidRPr="00C739D3">
            <w:rPr>
              <w:color w:val="000000"/>
            </w:rPr>
            <w:t xml:space="preserve"> 2025</w:t>
          </w:r>
          <w:proofErr w:type="gramStart"/>
          <w:r w:rsidRPr="00C739D3">
            <w:rPr>
              <w:color w:val="000000"/>
            </w:rPr>
            <w:t>; :</w:t>
          </w:r>
          <w:proofErr w:type="gramEnd"/>
          <w:r w:rsidRPr="00C739D3">
            <w:rPr>
              <w:color w:val="000000"/>
            </w:rPr>
            <w:t xml:space="preserve"> 1–16.</w:t>
          </w:r>
        </w:p>
        <w:p w14:paraId="504FE0B7" w14:textId="77777777" w:rsidR="00C739D3" w:rsidRPr="00C739D3" w:rsidRDefault="00C739D3">
          <w:pPr>
            <w:autoSpaceDE w:val="0"/>
            <w:autoSpaceDN w:val="0"/>
            <w:ind w:hanging="640"/>
            <w:divId w:val="1725374884"/>
            <w:rPr>
              <w:color w:val="000000"/>
            </w:rPr>
          </w:pPr>
          <w:r w:rsidRPr="00C739D3">
            <w:rPr>
              <w:color w:val="000000"/>
            </w:rPr>
            <w:t>11</w:t>
          </w:r>
          <w:r w:rsidRPr="00C739D3">
            <w:rPr>
              <w:color w:val="000000"/>
            </w:rPr>
            <w:tab/>
          </w:r>
          <w:proofErr w:type="spellStart"/>
          <w:r w:rsidRPr="00C739D3">
            <w:rPr>
              <w:color w:val="000000"/>
            </w:rPr>
            <w:t>Rausa</w:t>
          </w:r>
          <w:proofErr w:type="spellEnd"/>
          <w:r w:rsidRPr="00C739D3">
            <w:rPr>
              <w:color w:val="000000"/>
            </w:rPr>
            <w:t xml:space="preserve"> F, </w:t>
          </w:r>
          <w:proofErr w:type="spellStart"/>
          <w:r w:rsidRPr="00C739D3">
            <w:rPr>
              <w:color w:val="000000"/>
            </w:rPr>
            <w:t>Burkimsher</w:t>
          </w:r>
          <w:proofErr w:type="spellEnd"/>
          <w:r w:rsidRPr="00C739D3">
            <w:rPr>
              <w:color w:val="000000"/>
            </w:rPr>
            <w:t xml:space="preserve"> M, Kohli R, Rossi O. Fertility: Cantonal differences. Neuchâtel, 2022.</w:t>
          </w:r>
        </w:p>
        <w:p w14:paraId="236CA340" w14:textId="77777777" w:rsidR="00C739D3" w:rsidRPr="00C739D3" w:rsidRDefault="00C739D3">
          <w:pPr>
            <w:autoSpaceDE w:val="0"/>
            <w:autoSpaceDN w:val="0"/>
            <w:ind w:hanging="640"/>
            <w:divId w:val="1232740959"/>
            <w:rPr>
              <w:color w:val="000000"/>
            </w:rPr>
          </w:pPr>
          <w:r w:rsidRPr="00C739D3">
            <w:rPr>
              <w:color w:val="000000"/>
            </w:rPr>
            <w:t>12</w:t>
          </w:r>
          <w:r w:rsidRPr="00C739D3">
            <w:rPr>
              <w:color w:val="000000"/>
            </w:rPr>
            <w:tab/>
          </w:r>
          <w:proofErr w:type="spellStart"/>
          <w:r w:rsidRPr="00C739D3">
            <w:rPr>
              <w:color w:val="000000"/>
            </w:rPr>
            <w:t>Basten</w:t>
          </w:r>
          <w:proofErr w:type="spellEnd"/>
          <w:r w:rsidRPr="00C739D3">
            <w:rPr>
              <w:color w:val="000000"/>
            </w:rPr>
            <w:t xml:space="preserve"> S, </w:t>
          </w:r>
          <w:proofErr w:type="spellStart"/>
          <w:r w:rsidRPr="00C739D3">
            <w:rPr>
              <w:color w:val="000000"/>
            </w:rPr>
            <w:t>Huinink</w:t>
          </w:r>
          <w:proofErr w:type="spellEnd"/>
          <w:r w:rsidRPr="00C739D3">
            <w:rPr>
              <w:color w:val="000000"/>
            </w:rPr>
            <w:t xml:space="preserve"> J, </w:t>
          </w:r>
          <w:proofErr w:type="spellStart"/>
          <w:r w:rsidRPr="00C739D3">
            <w:rPr>
              <w:color w:val="000000"/>
            </w:rPr>
            <w:t>Klüsener</w:t>
          </w:r>
          <w:proofErr w:type="spellEnd"/>
          <w:r w:rsidRPr="00C739D3">
            <w:rPr>
              <w:color w:val="000000"/>
            </w:rPr>
            <w:t xml:space="preserve"> S. Spatial Variation of Sub-national Fertility Trends in Austria, Germany and Switzerland. </w:t>
          </w:r>
          <w:r w:rsidRPr="00C739D3">
            <w:rPr>
              <w:i/>
              <w:iCs/>
              <w:color w:val="000000"/>
            </w:rPr>
            <w:t>Comparative Population Studies</w:t>
          </w:r>
          <w:r w:rsidRPr="00C739D3">
            <w:rPr>
              <w:color w:val="000000"/>
            </w:rPr>
            <w:t xml:space="preserve"> 2012; </w:t>
          </w:r>
          <w:r w:rsidRPr="00C739D3">
            <w:rPr>
              <w:b/>
              <w:bCs/>
              <w:color w:val="000000"/>
            </w:rPr>
            <w:t>36</w:t>
          </w:r>
          <w:r w:rsidRPr="00C739D3">
            <w:rPr>
              <w:color w:val="000000"/>
            </w:rPr>
            <w:t>. DOI:10.12765/CPoS-2011-08.</w:t>
          </w:r>
        </w:p>
        <w:p w14:paraId="19BF8EC4" w14:textId="77777777" w:rsidR="00C739D3" w:rsidRPr="00C739D3" w:rsidRDefault="00C739D3">
          <w:pPr>
            <w:autoSpaceDE w:val="0"/>
            <w:autoSpaceDN w:val="0"/>
            <w:ind w:hanging="640"/>
            <w:divId w:val="951324782"/>
            <w:rPr>
              <w:color w:val="000000"/>
            </w:rPr>
          </w:pPr>
          <w:r w:rsidRPr="00C739D3">
            <w:rPr>
              <w:color w:val="000000"/>
            </w:rPr>
            <w:t>13</w:t>
          </w:r>
          <w:r w:rsidRPr="00C739D3">
            <w:rPr>
              <w:color w:val="000000"/>
            </w:rPr>
            <w:tab/>
          </w:r>
          <w:proofErr w:type="spellStart"/>
          <w:r w:rsidRPr="00C739D3">
            <w:rPr>
              <w:color w:val="000000"/>
            </w:rPr>
            <w:t>Riederer</w:t>
          </w:r>
          <w:proofErr w:type="spellEnd"/>
          <w:r w:rsidRPr="00C739D3">
            <w:rPr>
              <w:color w:val="000000"/>
            </w:rPr>
            <w:t xml:space="preserve"> B, </w:t>
          </w:r>
          <w:proofErr w:type="spellStart"/>
          <w:r w:rsidRPr="00C739D3">
            <w:rPr>
              <w:color w:val="000000"/>
            </w:rPr>
            <w:t>Beaujouan</w:t>
          </w:r>
          <w:proofErr w:type="spellEnd"/>
          <w:r w:rsidRPr="00C739D3">
            <w:rPr>
              <w:color w:val="000000"/>
            </w:rPr>
            <w:t xml:space="preserve"> É. Explaining the urban–rural gradient in later fertility in Europe. </w:t>
          </w:r>
          <w:proofErr w:type="spellStart"/>
          <w:r w:rsidRPr="00C739D3">
            <w:rPr>
              <w:i/>
              <w:iCs/>
              <w:color w:val="000000"/>
            </w:rPr>
            <w:t>Popul</w:t>
          </w:r>
          <w:proofErr w:type="spellEnd"/>
          <w:r w:rsidRPr="00C739D3">
            <w:rPr>
              <w:i/>
              <w:iCs/>
              <w:color w:val="000000"/>
            </w:rPr>
            <w:t xml:space="preserve"> Space Place</w:t>
          </w:r>
          <w:r w:rsidRPr="00C739D3">
            <w:rPr>
              <w:color w:val="000000"/>
            </w:rPr>
            <w:t xml:space="preserve"> 2024; </w:t>
          </w:r>
          <w:r w:rsidRPr="00C739D3">
            <w:rPr>
              <w:b/>
              <w:bCs/>
              <w:color w:val="000000"/>
            </w:rPr>
            <w:t>30</w:t>
          </w:r>
          <w:r w:rsidRPr="00C739D3">
            <w:rPr>
              <w:color w:val="000000"/>
            </w:rPr>
            <w:t>. DOI:10.1002/psp.2720.</w:t>
          </w:r>
        </w:p>
        <w:p w14:paraId="64D4B7BD" w14:textId="77777777" w:rsidR="00C739D3" w:rsidRPr="00C739D3" w:rsidRDefault="00C739D3">
          <w:pPr>
            <w:autoSpaceDE w:val="0"/>
            <w:autoSpaceDN w:val="0"/>
            <w:ind w:hanging="640"/>
            <w:divId w:val="593590837"/>
            <w:rPr>
              <w:color w:val="000000"/>
            </w:rPr>
          </w:pPr>
          <w:r w:rsidRPr="00C739D3">
            <w:rPr>
              <w:color w:val="000000"/>
            </w:rPr>
            <w:t>14</w:t>
          </w:r>
          <w:r w:rsidRPr="00C739D3">
            <w:rPr>
              <w:color w:val="000000"/>
            </w:rPr>
            <w:tab/>
          </w:r>
          <w:proofErr w:type="spellStart"/>
          <w:r w:rsidRPr="00C739D3">
            <w:rPr>
              <w:color w:val="000000"/>
            </w:rPr>
            <w:t>Setz</w:t>
          </w:r>
          <w:proofErr w:type="spellEnd"/>
          <w:r w:rsidRPr="00C739D3">
            <w:rPr>
              <w:color w:val="000000"/>
            </w:rPr>
            <w:t xml:space="preserve"> I, </w:t>
          </w:r>
          <w:proofErr w:type="spellStart"/>
          <w:r w:rsidRPr="00C739D3">
            <w:rPr>
              <w:color w:val="000000"/>
            </w:rPr>
            <w:t>Compans</w:t>
          </w:r>
          <w:proofErr w:type="spellEnd"/>
          <w:r w:rsidRPr="00C739D3">
            <w:rPr>
              <w:color w:val="000000"/>
            </w:rPr>
            <w:t xml:space="preserve"> M, </w:t>
          </w:r>
          <w:proofErr w:type="spellStart"/>
          <w:r w:rsidRPr="00C739D3">
            <w:rPr>
              <w:color w:val="000000"/>
            </w:rPr>
            <w:t>Beaujouan</w:t>
          </w:r>
          <w:proofErr w:type="spellEnd"/>
          <w:r w:rsidRPr="00C739D3">
            <w:rPr>
              <w:color w:val="000000"/>
            </w:rPr>
            <w:t xml:space="preserve"> É. The Diffusion of Late Fertility Across European Regions (2006–2018). </w:t>
          </w:r>
          <w:proofErr w:type="spellStart"/>
          <w:r w:rsidRPr="00C739D3">
            <w:rPr>
              <w:i/>
              <w:iCs/>
              <w:color w:val="000000"/>
            </w:rPr>
            <w:t>Popul</w:t>
          </w:r>
          <w:proofErr w:type="spellEnd"/>
          <w:r w:rsidRPr="00C739D3">
            <w:rPr>
              <w:i/>
              <w:iCs/>
              <w:color w:val="000000"/>
            </w:rPr>
            <w:t xml:space="preserve"> Space Place</w:t>
          </w:r>
          <w:r w:rsidRPr="00C739D3">
            <w:rPr>
              <w:color w:val="000000"/>
            </w:rPr>
            <w:t xml:space="preserve"> 2025; </w:t>
          </w:r>
          <w:r w:rsidRPr="00C739D3">
            <w:rPr>
              <w:b/>
              <w:bCs/>
              <w:color w:val="000000"/>
            </w:rPr>
            <w:t>31</w:t>
          </w:r>
          <w:r w:rsidRPr="00C739D3">
            <w:rPr>
              <w:color w:val="000000"/>
            </w:rPr>
            <w:t>. DOI:10.1002/psp.70031.</w:t>
          </w:r>
        </w:p>
        <w:p w14:paraId="4F99B2E3" w14:textId="77777777" w:rsidR="00C739D3" w:rsidRPr="00C739D3" w:rsidRDefault="00C739D3">
          <w:pPr>
            <w:autoSpaceDE w:val="0"/>
            <w:autoSpaceDN w:val="0"/>
            <w:ind w:hanging="640"/>
            <w:divId w:val="626861474"/>
            <w:rPr>
              <w:color w:val="000000"/>
            </w:rPr>
          </w:pPr>
          <w:r w:rsidRPr="00C739D3">
            <w:rPr>
              <w:color w:val="000000"/>
            </w:rPr>
            <w:t>15</w:t>
          </w:r>
          <w:r w:rsidRPr="00C739D3">
            <w:rPr>
              <w:color w:val="000000"/>
            </w:rPr>
            <w:tab/>
          </w:r>
          <w:proofErr w:type="spellStart"/>
          <w:r w:rsidRPr="00C739D3">
            <w:rPr>
              <w:color w:val="000000"/>
            </w:rPr>
            <w:t>Burillo</w:t>
          </w:r>
          <w:proofErr w:type="spellEnd"/>
          <w:r w:rsidRPr="00C739D3">
            <w:rPr>
              <w:color w:val="000000"/>
            </w:rPr>
            <w:t xml:space="preserve"> P, </w:t>
          </w:r>
          <w:proofErr w:type="spellStart"/>
          <w:r w:rsidRPr="00C739D3">
            <w:rPr>
              <w:color w:val="000000"/>
            </w:rPr>
            <w:t>Salvati</w:t>
          </w:r>
          <w:proofErr w:type="spellEnd"/>
          <w:r w:rsidRPr="00C739D3">
            <w:rPr>
              <w:color w:val="000000"/>
            </w:rPr>
            <w:t xml:space="preserve"> L, Matthews SA, </w:t>
          </w:r>
          <w:proofErr w:type="spellStart"/>
          <w:r w:rsidRPr="00C739D3">
            <w:rPr>
              <w:color w:val="000000"/>
            </w:rPr>
            <w:t>Benassi</w:t>
          </w:r>
          <w:proofErr w:type="spellEnd"/>
          <w:r w:rsidRPr="00C739D3">
            <w:rPr>
              <w:color w:val="000000"/>
            </w:rPr>
            <w:t xml:space="preserve"> F. Local-Scale Fertility Variations in a Low-Fertility Country: Evidence from Spain (2002–2017). </w:t>
          </w:r>
          <w:r w:rsidRPr="00C739D3">
            <w:rPr>
              <w:i/>
              <w:iCs/>
              <w:color w:val="000000"/>
            </w:rPr>
            <w:t xml:space="preserve">Can Stud </w:t>
          </w:r>
          <w:proofErr w:type="spellStart"/>
          <w:r w:rsidRPr="00C739D3">
            <w:rPr>
              <w:i/>
              <w:iCs/>
              <w:color w:val="000000"/>
            </w:rPr>
            <w:t>Popul</w:t>
          </w:r>
          <w:proofErr w:type="spellEnd"/>
          <w:r w:rsidRPr="00C739D3">
            <w:rPr>
              <w:color w:val="000000"/>
            </w:rPr>
            <w:t xml:space="preserve"> 2020; </w:t>
          </w:r>
          <w:r w:rsidRPr="00C739D3">
            <w:rPr>
              <w:b/>
              <w:bCs/>
              <w:color w:val="000000"/>
            </w:rPr>
            <w:t>47</w:t>
          </w:r>
          <w:r w:rsidRPr="00C739D3">
            <w:rPr>
              <w:color w:val="000000"/>
            </w:rPr>
            <w:t>: 279–95.</w:t>
          </w:r>
        </w:p>
        <w:p w14:paraId="56709783" w14:textId="77777777" w:rsidR="00C739D3" w:rsidRPr="00C739D3" w:rsidRDefault="00C739D3">
          <w:pPr>
            <w:autoSpaceDE w:val="0"/>
            <w:autoSpaceDN w:val="0"/>
            <w:ind w:hanging="640"/>
            <w:divId w:val="1984045335"/>
            <w:rPr>
              <w:color w:val="000000"/>
            </w:rPr>
          </w:pPr>
          <w:r w:rsidRPr="00C739D3">
            <w:rPr>
              <w:color w:val="000000"/>
            </w:rPr>
            <w:t>16</w:t>
          </w:r>
          <w:r w:rsidRPr="00C739D3">
            <w:rPr>
              <w:color w:val="000000"/>
            </w:rPr>
            <w:tab/>
          </w:r>
          <w:proofErr w:type="spellStart"/>
          <w:r w:rsidRPr="00C739D3">
            <w:rPr>
              <w:color w:val="000000"/>
            </w:rPr>
            <w:t>Nisén</w:t>
          </w:r>
          <w:proofErr w:type="spellEnd"/>
          <w:r w:rsidRPr="00C739D3">
            <w:rPr>
              <w:color w:val="000000"/>
            </w:rPr>
            <w:t xml:space="preserve"> J, </w:t>
          </w:r>
          <w:proofErr w:type="spellStart"/>
          <w:r w:rsidRPr="00C739D3">
            <w:rPr>
              <w:color w:val="000000"/>
            </w:rPr>
            <w:t>Klüsener</w:t>
          </w:r>
          <w:proofErr w:type="spellEnd"/>
          <w:r w:rsidRPr="00C739D3">
            <w:rPr>
              <w:color w:val="000000"/>
            </w:rPr>
            <w:t xml:space="preserve"> S, Dahlberg J, </w:t>
          </w:r>
          <w:r w:rsidRPr="00C739D3">
            <w:rPr>
              <w:i/>
              <w:iCs/>
              <w:color w:val="000000"/>
            </w:rPr>
            <w:t>et al.</w:t>
          </w:r>
          <w:r w:rsidRPr="00C739D3">
            <w:rPr>
              <w:color w:val="000000"/>
            </w:rPr>
            <w:t xml:space="preserve"> Educational Differences in Cohort Fertility Across Sub-</w:t>
          </w:r>
          <w:proofErr w:type="gramStart"/>
          <w:r w:rsidRPr="00C739D3">
            <w:rPr>
              <w:color w:val="000000"/>
            </w:rPr>
            <w:t>national</w:t>
          </w:r>
          <w:proofErr w:type="gramEnd"/>
          <w:r w:rsidRPr="00C739D3">
            <w:rPr>
              <w:color w:val="000000"/>
            </w:rPr>
            <w:t xml:space="preserve"> Regions in Europe. </w:t>
          </w:r>
          <w:r w:rsidRPr="00C739D3">
            <w:rPr>
              <w:i/>
              <w:iCs/>
              <w:color w:val="000000"/>
            </w:rPr>
            <w:t>European Journal of Population</w:t>
          </w:r>
          <w:r w:rsidRPr="00C739D3">
            <w:rPr>
              <w:color w:val="000000"/>
            </w:rPr>
            <w:t xml:space="preserve"> 2021; </w:t>
          </w:r>
          <w:r w:rsidRPr="00C739D3">
            <w:rPr>
              <w:b/>
              <w:bCs/>
              <w:color w:val="000000"/>
            </w:rPr>
            <w:t>37</w:t>
          </w:r>
          <w:r w:rsidRPr="00C739D3">
            <w:rPr>
              <w:color w:val="000000"/>
            </w:rPr>
            <w:t>: 263–95.</w:t>
          </w:r>
        </w:p>
        <w:p w14:paraId="38716FC1" w14:textId="77777777" w:rsidR="00C739D3" w:rsidRPr="00C739D3" w:rsidRDefault="00C739D3">
          <w:pPr>
            <w:autoSpaceDE w:val="0"/>
            <w:autoSpaceDN w:val="0"/>
            <w:ind w:hanging="640"/>
            <w:divId w:val="2099472817"/>
            <w:rPr>
              <w:color w:val="000000"/>
            </w:rPr>
          </w:pPr>
          <w:r w:rsidRPr="00C739D3">
            <w:rPr>
              <w:color w:val="000000"/>
            </w:rPr>
            <w:t>17</w:t>
          </w:r>
          <w:r w:rsidRPr="00C739D3">
            <w:rPr>
              <w:color w:val="000000"/>
            </w:rPr>
            <w:tab/>
          </w:r>
          <w:proofErr w:type="spellStart"/>
          <w:r w:rsidRPr="00C739D3">
            <w:rPr>
              <w:color w:val="000000"/>
            </w:rPr>
            <w:t>Nisén</w:t>
          </w:r>
          <w:proofErr w:type="spellEnd"/>
          <w:r w:rsidRPr="00C739D3">
            <w:rPr>
              <w:color w:val="000000"/>
            </w:rPr>
            <w:t xml:space="preserve"> J, </w:t>
          </w:r>
          <w:proofErr w:type="spellStart"/>
          <w:r w:rsidRPr="00C739D3">
            <w:rPr>
              <w:color w:val="000000"/>
            </w:rPr>
            <w:t>Klüsener</w:t>
          </w:r>
          <w:proofErr w:type="spellEnd"/>
          <w:r w:rsidRPr="00C739D3">
            <w:rPr>
              <w:color w:val="000000"/>
            </w:rPr>
            <w:t xml:space="preserve"> S, Dahlberg J, </w:t>
          </w:r>
          <w:r w:rsidRPr="00C739D3">
            <w:rPr>
              <w:i/>
              <w:iCs/>
              <w:color w:val="000000"/>
            </w:rPr>
            <w:t>et al.</w:t>
          </w:r>
          <w:r w:rsidRPr="00C739D3">
            <w:rPr>
              <w:color w:val="000000"/>
            </w:rPr>
            <w:t xml:space="preserve"> Economic Conditions, Education and Parity‐Specific Fertility: A Sub‐National Regional Study Across 15 Countries in Europe. </w:t>
          </w:r>
          <w:proofErr w:type="spellStart"/>
          <w:r w:rsidRPr="00C739D3">
            <w:rPr>
              <w:i/>
              <w:iCs/>
              <w:color w:val="000000"/>
            </w:rPr>
            <w:t>Popul</w:t>
          </w:r>
          <w:proofErr w:type="spellEnd"/>
          <w:r w:rsidRPr="00C739D3">
            <w:rPr>
              <w:i/>
              <w:iCs/>
              <w:color w:val="000000"/>
            </w:rPr>
            <w:t xml:space="preserve"> Space Place</w:t>
          </w:r>
          <w:r w:rsidRPr="00C739D3">
            <w:rPr>
              <w:color w:val="000000"/>
            </w:rPr>
            <w:t xml:space="preserve"> 2025; </w:t>
          </w:r>
          <w:r w:rsidRPr="00C739D3">
            <w:rPr>
              <w:b/>
              <w:bCs/>
              <w:color w:val="000000"/>
            </w:rPr>
            <w:t>31</w:t>
          </w:r>
          <w:r w:rsidRPr="00C739D3">
            <w:rPr>
              <w:color w:val="000000"/>
            </w:rPr>
            <w:t>. DOI:10.1002/psp.70074.</w:t>
          </w:r>
        </w:p>
        <w:p w14:paraId="72D91FEB" w14:textId="77777777" w:rsidR="00C739D3" w:rsidRPr="00C739D3" w:rsidRDefault="00C739D3">
          <w:pPr>
            <w:autoSpaceDE w:val="0"/>
            <w:autoSpaceDN w:val="0"/>
            <w:ind w:hanging="640"/>
            <w:divId w:val="518010941"/>
            <w:rPr>
              <w:color w:val="000000"/>
            </w:rPr>
          </w:pPr>
          <w:r w:rsidRPr="00C739D3">
            <w:rPr>
              <w:color w:val="000000"/>
            </w:rPr>
            <w:t>18</w:t>
          </w:r>
          <w:r w:rsidRPr="00C739D3">
            <w:rPr>
              <w:color w:val="000000"/>
            </w:rPr>
            <w:tab/>
            <w:t xml:space="preserve">Zeman K, </w:t>
          </w:r>
          <w:proofErr w:type="spellStart"/>
          <w:r w:rsidRPr="00C739D3">
            <w:rPr>
              <w:color w:val="000000"/>
            </w:rPr>
            <w:t>Beaujouan</w:t>
          </w:r>
          <w:proofErr w:type="spellEnd"/>
          <w:r w:rsidRPr="00C739D3">
            <w:rPr>
              <w:color w:val="000000"/>
            </w:rPr>
            <w:t xml:space="preserve"> E, </w:t>
          </w:r>
          <w:proofErr w:type="spellStart"/>
          <w:r w:rsidRPr="00C739D3">
            <w:rPr>
              <w:color w:val="000000"/>
            </w:rPr>
            <w:t>Brzozowska</w:t>
          </w:r>
          <w:proofErr w:type="spellEnd"/>
          <w:r w:rsidRPr="00C739D3">
            <w:rPr>
              <w:color w:val="000000"/>
            </w:rPr>
            <w:t xml:space="preserve"> Z, Sobotka T. Cohort fertility decline in low fertility countries: Decomposition using parity progression ratios. </w:t>
          </w:r>
          <w:proofErr w:type="spellStart"/>
          <w:r w:rsidRPr="00C739D3">
            <w:rPr>
              <w:i/>
              <w:iCs/>
              <w:color w:val="000000"/>
            </w:rPr>
            <w:t>Demogr</w:t>
          </w:r>
          <w:proofErr w:type="spellEnd"/>
          <w:r w:rsidRPr="00C739D3">
            <w:rPr>
              <w:i/>
              <w:iCs/>
              <w:color w:val="000000"/>
            </w:rPr>
            <w:t xml:space="preserve"> Res</w:t>
          </w:r>
          <w:r w:rsidRPr="00C739D3">
            <w:rPr>
              <w:color w:val="000000"/>
            </w:rPr>
            <w:t xml:space="preserve"> 2018; </w:t>
          </w:r>
          <w:r w:rsidRPr="00C739D3">
            <w:rPr>
              <w:b/>
              <w:bCs/>
              <w:color w:val="000000"/>
            </w:rPr>
            <w:t>38</w:t>
          </w:r>
          <w:r w:rsidRPr="00C739D3">
            <w:rPr>
              <w:color w:val="000000"/>
            </w:rPr>
            <w:t>: 651–90.</w:t>
          </w:r>
        </w:p>
        <w:p w14:paraId="0EAA6E4A" w14:textId="77777777" w:rsidR="00C739D3" w:rsidRPr="00C739D3" w:rsidRDefault="00C739D3">
          <w:pPr>
            <w:autoSpaceDE w:val="0"/>
            <w:autoSpaceDN w:val="0"/>
            <w:ind w:hanging="640"/>
            <w:divId w:val="440228264"/>
            <w:rPr>
              <w:color w:val="000000"/>
            </w:rPr>
          </w:pPr>
          <w:r w:rsidRPr="00C739D3">
            <w:rPr>
              <w:color w:val="000000"/>
            </w:rPr>
            <w:t>19</w:t>
          </w:r>
          <w:r w:rsidRPr="00C739D3">
            <w:rPr>
              <w:color w:val="000000"/>
            </w:rPr>
            <w:tab/>
          </w:r>
          <w:proofErr w:type="spellStart"/>
          <w:r w:rsidRPr="00C739D3">
            <w:rPr>
              <w:color w:val="000000"/>
            </w:rPr>
            <w:t>Vignoli</w:t>
          </w:r>
          <w:proofErr w:type="spellEnd"/>
          <w:r w:rsidRPr="00C739D3">
            <w:rPr>
              <w:color w:val="000000"/>
            </w:rPr>
            <w:t xml:space="preserve"> D, </w:t>
          </w:r>
          <w:proofErr w:type="spellStart"/>
          <w:r w:rsidRPr="00C739D3">
            <w:rPr>
              <w:color w:val="000000"/>
            </w:rPr>
            <w:t>Guetto</w:t>
          </w:r>
          <w:proofErr w:type="spellEnd"/>
          <w:r w:rsidRPr="00C739D3">
            <w:rPr>
              <w:color w:val="000000"/>
            </w:rPr>
            <w:t xml:space="preserve"> R, Bazzani G, Pirani E, </w:t>
          </w:r>
          <w:proofErr w:type="spellStart"/>
          <w:r w:rsidRPr="00C739D3">
            <w:rPr>
              <w:color w:val="000000"/>
            </w:rPr>
            <w:t>Minello</w:t>
          </w:r>
          <w:proofErr w:type="spellEnd"/>
          <w:r w:rsidRPr="00C739D3">
            <w:rPr>
              <w:color w:val="000000"/>
            </w:rPr>
            <w:t xml:space="preserve"> A. A reflection on economic uncertainty and fertility in Europe: The Narrative Framework. </w:t>
          </w:r>
          <w:r w:rsidRPr="00C739D3">
            <w:rPr>
              <w:i/>
              <w:iCs/>
              <w:color w:val="000000"/>
            </w:rPr>
            <w:t>Genus</w:t>
          </w:r>
          <w:r w:rsidRPr="00C739D3">
            <w:rPr>
              <w:color w:val="000000"/>
            </w:rPr>
            <w:t xml:space="preserve"> 2020; </w:t>
          </w:r>
          <w:r w:rsidRPr="00C739D3">
            <w:rPr>
              <w:b/>
              <w:bCs/>
              <w:color w:val="000000"/>
            </w:rPr>
            <w:t>76</w:t>
          </w:r>
          <w:r w:rsidRPr="00C739D3">
            <w:rPr>
              <w:color w:val="000000"/>
            </w:rPr>
            <w:t>: 28.</w:t>
          </w:r>
        </w:p>
        <w:p w14:paraId="3B55C05C" w14:textId="77777777" w:rsidR="00C739D3" w:rsidRPr="00C739D3" w:rsidRDefault="00C739D3">
          <w:pPr>
            <w:autoSpaceDE w:val="0"/>
            <w:autoSpaceDN w:val="0"/>
            <w:ind w:hanging="640"/>
            <w:divId w:val="1044257312"/>
            <w:rPr>
              <w:color w:val="000000"/>
            </w:rPr>
          </w:pPr>
          <w:r w:rsidRPr="00C739D3">
            <w:rPr>
              <w:color w:val="000000"/>
            </w:rPr>
            <w:t>20</w:t>
          </w:r>
          <w:r w:rsidRPr="00C739D3">
            <w:rPr>
              <w:color w:val="000000"/>
            </w:rPr>
            <w:tab/>
          </w:r>
          <w:proofErr w:type="spellStart"/>
          <w:r w:rsidRPr="00C739D3">
            <w:rPr>
              <w:color w:val="000000"/>
            </w:rPr>
            <w:t>Estévez</w:t>
          </w:r>
          <w:proofErr w:type="spellEnd"/>
          <w:r w:rsidRPr="00C739D3">
            <w:rPr>
              <w:color w:val="000000"/>
            </w:rPr>
            <w:t xml:space="preserve"> JL, </w:t>
          </w:r>
          <w:proofErr w:type="spellStart"/>
          <w:r w:rsidRPr="00C739D3">
            <w:rPr>
              <w:color w:val="000000"/>
            </w:rPr>
            <w:t>Rotkirch</w:t>
          </w:r>
          <w:proofErr w:type="spellEnd"/>
          <w:r w:rsidRPr="00C739D3">
            <w:rPr>
              <w:color w:val="000000"/>
            </w:rPr>
            <w:t xml:space="preserve"> A. Fertility trends across migrant generations </w:t>
          </w:r>
          <w:proofErr w:type="spellStart"/>
          <w:r w:rsidRPr="00C739D3">
            <w:rPr>
              <w:color w:val="000000"/>
            </w:rPr>
            <w:t>reexamined</w:t>
          </w:r>
          <w:proofErr w:type="spellEnd"/>
          <w:r w:rsidRPr="00C739D3">
            <w:rPr>
              <w:color w:val="000000"/>
            </w:rPr>
            <w:t xml:space="preserve">: insights from Finnish register data. </w:t>
          </w:r>
          <w:r w:rsidRPr="00C739D3">
            <w:rPr>
              <w:i/>
              <w:iCs/>
              <w:color w:val="000000"/>
            </w:rPr>
            <w:t xml:space="preserve">Eur </w:t>
          </w:r>
          <w:proofErr w:type="spellStart"/>
          <w:r w:rsidRPr="00C739D3">
            <w:rPr>
              <w:i/>
              <w:iCs/>
              <w:color w:val="000000"/>
            </w:rPr>
            <w:t>Sociol</w:t>
          </w:r>
          <w:proofErr w:type="spellEnd"/>
          <w:r w:rsidRPr="00C739D3">
            <w:rPr>
              <w:i/>
              <w:iCs/>
              <w:color w:val="000000"/>
            </w:rPr>
            <w:t xml:space="preserve"> Rev</w:t>
          </w:r>
          <w:r w:rsidRPr="00C739D3">
            <w:rPr>
              <w:color w:val="000000"/>
            </w:rPr>
            <w:t xml:space="preserve"> 2026; published online March 12. DOI:10.1093/</w:t>
          </w:r>
          <w:proofErr w:type="spellStart"/>
          <w:r w:rsidRPr="00C739D3">
            <w:rPr>
              <w:color w:val="000000"/>
            </w:rPr>
            <w:t>esr</w:t>
          </w:r>
          <w:proofErr w:type="spellEnd"/>
          <w:r w:rsidRPr="00C739D3">
            <w:rPr>
              <w:color w:val="000000"/>
            </w:rPr>
            <w:t>/jcag009.</w:t>
          </w:r>
        </w:p>
        <w:p w14:paraId="41CC0CA7" w14:textId="63C15B18" w:rsidR="00912F19" w:rsidRPr="003D4DCB" w:rsidRDefault="00C739D3" w:rsidP="003D4DCB">
          <w:pPr>
            <w:spacing w:after="160" w:line="276" w:lineRule="auto"/>
            <w:jc w:val="both"/>
            <w:rPr>
              <w:rStyle w:val="fontstyle01"/>
              <w:rFonts w:ascii="Times New Roman" w:hAnsi="Times New Roman"/>
            </w:rPr>
          </w:pPr>
          <w:r w:rsidRPr="00C739D3">
            <w:rPr>
              <w:color w:val="000000"/>
            </w:rPr>
            <w:t> </w:t>
          </w:r>
        </w:p>
      </w:sdtContent>
    </w:sdt>
    <w:p w14:paraId="4AE60D18" w14:textId="77777777" w:rsidR="00965191" w:rsidRPr="003D4DCB" w:rsidRDefault="00965191" w:rsidP="003D4DCB">
      <w:pPr>
        <w:spacing w:after="160" w:line="276" w:lineRule="auto"/>
        <w:jc w:val="both"/>
        <w:rPr>
          <w:rStyle w:val="fontstyle01"/>
          <w:rFonts w:ascii="Times New Roman" w:hAnsi="Times New Roman"/>
        </w:rPr>
      </w:pPr>
      <w:r w:rsidRPr="003D4DCB">
        <w:rPr>
          <w:rStyle w:val="fontstyle01"/>
          <w:rFonts w:ascii="Times New Roman" w:hAnsi="Times New Roman"/>
        </w:rPr>
        <w:t>Tables and Figures</w:t>
      </w:r>
    </w:p>
    <w:p w14:paraId="76911C45" w14:textId="77777777" w:rsidR="00965191" w:rsidRPr="003D4DCB" w:rsidRDefault="00965191" w:rsidP="003D4DCB">
      <w:pPr>
        <w:spacing w:after="160" w:line="276" w:lineRule="auto"/>
        <w:jc w:val="both"/>
        <w:rPr>
          <w:b/>
          <w:sz w:val="22"/>
          <w:szCs w:val="22"/>
        </w:rPr>
      </w:pPr>
    </w:p>
    <w:p w14:paraId="37F67901" w14:textId="5AD5ABF0" w:rsidR="00965191" w:rsidRPr="003D4DCB" w:rsidRDefault="00965191" w:rsidP="003D4DCB">
      <w:pPr>
        <w:spacing w:after="160" w:line="276" w:lineRule="auto"/>
        <w:jc w:val="both"/>
        <w:rPr>
          <w:sz w:val="22"/>
          <w:szCs w:val="22"/>
        </w:rPr>
      </w:pPr>
      <w:r w:rsidRPr="003D4DCB">
        <w:rPr>
          <w:b/>
          <w:sz w:val="22"/>
          <w:szCs w:val="22"/>
        </w:rPr>
        <w:t>Table 1:</w:t>
      </w:r>
      <w:r w:rsidRPr="003D4DCB">
        <w:rPr>
          <w:sz w:val="22"/>
          <w:szCs w:val="22"/>
        </w:rPr>
        <w:t xml:space="preserve"> </w:t>
      </w:r>
      <w:r w:rsidR="00503275" w:rsidRPr="003D4DCB">
        <w:rPr>
          <w:sz w:val="22"/>
          <w:szCs w:val="22"/>
        </w:rPr>
        <w:t>Text.</w:t>
      </w:r>
    </w:p>
    <w:p w14:paraId="058CF176" w14:textId="77777777" w:rsidR="00965191" w:rsidRPr="003D4DCB" w:rsidRDefault="00965191" w:rsidP="003D4DCB">
      <w:pPr>
        <w:spacing w:after="160" w:line="276" w:lineRule="auto"/>
        <w:jc w:val="both"/>
        <w:rPr>
          <w:sz w:val="22"/>
          <w:szCs w:val="22"/>
        </w:rPr>
      </w:pPr>
    </w:p>
    <w:p w14:paraId="0B17E408" w14:textId="013B98DC" w:rsidR="00965191" w:rsidRPr="003D4DCB" w:rsidRDefault="00965191" w:rsidP="003D4DCB">
      <w:pPr>
        <w:spacing w:after="160" w:line="276" w:lineRule="auto"/>
        <w:jc w:val="both"/>
        <w:rPr>
          <w:sz w:val="22"/>
          <w:szCs w:val="22"/>
        </w:rPr>
      </w:pPr>
    </w:p>
    <w:p w14:paraId="2E93C82C" w14:textId="77777777" w:rsidR="00965191" w:rsidRPr="003D4DCB" w:rsidRDefault="00965191" w:rsidP="003D4DCB">
      <w:pPr>
        <w:spacing w:after="160" w:line="276" w:lineRule="auto"/>
        <w:jc w:val="both"/>
        <w:rPr>
          <w:b/>
          <w:sz w:val="22"/>
          <w:szCs w:val="22"/>
        </w:rPr>
      </w:pPr>
    </w:p>
    <w:p w14:paraId="7672FB79" w14:textId="77777777" w:rsidR="00965191" w:rsidRPr="003D4DCB" w:rsidRDefault="00965191" w:rsidP="003D4DCB">
      <w:pPr>
        <w:spacing w:after="160" w:line="276" w:lineRule="auto"/>
        <w:jc w:val="both"/>
        <w:rPr>
          <w:sz w:val="22"/>
          <w:szCs w:val="22"/>
        </w:rPr>
      </w:pPr>
    </w:p>
    <w:p w14:paraId="342659B4" w14:textId="1E958EFC" w:rsidR="00965191" w:rsidRPr="003D4DCB" w:rsidRDefault="00965191" w:rsidP="003D4DCB">
      <w:pPr>
        <w:spacing w:after="160" w:line="276" w:lineRule="auto"/>
        <w:jc w:val="both"/>
        <w:rPr>
          <w:sz w:val="22"/>
          <w:szCs w:val="22"/>
        </w:rPr>
      </w:pPr>
      <w:r w:rsidRPr="003D4DCB">
        <w:rPr>
          <w:sz w:val="22"/>
          <w:szCs w:val="22"/>
        </w:rPr>
        <w:br w:type="page"/>
      </w:r>
      <w:r w:rsidRPr="003D4DCB">
        <w:rPr>
          <w:b/>
          <w:bCs/>
          <w:sz w:val="22"/>
          <w:szCs w:val="22"/>
        </w:rPr>
        <w:lastRenderedPageBreak/>
        <w:t>Figure 1:</w:t>
      </w:r>
      <w:r w:rsidRPr="003D4DCB">
        <w:rPr>
          <w:sz w:val="22"/>
          <w:szCs w:val="22"/>
        </w:rPr>
        <w:t xml:space="preserve"> </w:t>
      </w:r>
      <w:r w:rsidR="00777277" w:rsidRPr="003D4DCB">
        <w:rPr>
          <w:sz w:val="22"/>
          <w:szCs w:val="22"/>
        </w:rPr>
        <w:t>Text.</w:t>
      </w:r>
    </w:p>
    <w:p w14:paraId="75B45437" w14:textId="220FAC9B" w:rsidR="002057C1" w:rsidRPr="003D4DCB" w:rsidRDefault="002057C1" w:rsidP="003D4DCB">
      <w:pPr>
        <w:spacing w:after="160" w:line="276" w:lineRule="auto"/>
        <w:jc w:val="both"/>
        <w:rPr>
          <w:sz w:val="22"/>
          <w:szCs w:val="22"/>
        </w:rPr>
      </w:pPr>
      <w:r w:rsidRPr="003D4DCB">
        <w:rPr>
          <w:sz w:val="22"/>
          <w:szCs w:val="22"/>
        </w:rPr>
        <w:br w:type="page"/>
      </w:r>
    </w:p>
    <w:p w14:paraId="2D620668" w14:textId="77777777" w:rsidR="00965191" w:rsidRPr="003D4DCB" w:rsidRDefault="00965191" w:rsidP="003D4DCB">
      <w:pPr>
        <w:spacing w:after="160" w:line="276" w:lineRule="auto"/>
        <w:jc w:val="both"/>
        <w:rPr>
          <w:b/>
          <w:bCs/>
          <w:sz w:val="22"/>
          <w:szCs w:val="22"/>
        </w:rPr>
      </w:pPr>
      <w:r w:rsidRPr="003D4DCB">
        <w:rPr>
          <w:b/>
          <w:bCs/>
          <w:sz w:val="22"/>
          <w:szCs w:val="22"/>
        </w:rPr>
        <w:lastRenderedPageBreak/>
        <w:t>Supplementary Material</w:t>
      </w:r>
    </w:p>
    <w:p w14:paraId="249CA0FE" w14:textId="77777777" w:rsidR="00965191" w:rsidRPr="003D4DCB" w:rsidRDefault="00965191" w:rsidP="003D4DCB">
      <w:pPr>
        <w:pBdr>
          <w:bottom w:val="single" w:sz="6" w:space="1" w:color="auto"/>
        </w:pBdr>
        <w:spacing w:after="160" w:line="276" w:lineRule="auto"/>
        <w:jc w:val="both"/>
        <w:rPr>
          <w:sz w:val="22"/>
          <w:szCs w:val="22"/>
        </w:rPr>
      </w:pPr>
    </w:p>
    <w:p w14:paraId="27D9089E" w14:textId="77777777" w:rsidR="00965191" w:rsidRPr="003D4DCB" w:rsidRDefault="00965191" w:rsidP="003D4DCB">
      <w:pPr>
        <w:spacing w:after="160" w:line="276" w:lineRule="auto"/>
        <w:jc w:val="both"/>
        <w:rPr>
          <w:sz w:val="22"/>
          <w:szCs w:val="22"/>
        </w:rPr>
      </w:pPr>
    </w:p>
    <w:p w14:paraId="4C2C4ECB" w14:textId="42536A5F" w:rsidR="00965191" w:rsidRPr="003D4DCB" w:rsidRDefault="00965191" w:rsidP="003D4DCB">
      <w:pPr>
        <w:spacing w:after="160" w:line="276" w:lineRule="auto"/>
        <w:jc w:val="both"/>
        <w:rPr>
          <w:sz w:val="22"/>
          <w:szCs w:val="22"/>
        </w:rPr>
      </w:pPr>
      <w:r w:rsidRPr="003D4DCB">
        <w:rPr>
          <w:b/>
          <w:bCs/>
          <w:sz w:val="22"/>
          <w:szCs w:val="22"/>
        </w:rPr>
        <w:t>Supplementary Figure S1:</w:t>
      </w:r>
      <w:r w:rsidRPr="003D4DCB">
        <w:rPr>
          <w:sz w:val="22"/>
          <w:szCs w:val="22"/>
        </w:rPr>
        <w:t xml:space="preserve"> </w:t>
      </w:r>
      <w:r w:rsidR="002057C1" w:rsidRPr="003D4DCB">
        <w:rPr>
          <w:sz w:val="22"/>
          <w:szCs w:val="22"/>
        </w:rPr>
        <w:t xml:space="preserve">Text. </w:t>
      </w:r>
    </w:p>
    <w:p w14:paraId="60DD8DB2" w14:textId="77777777" w:rsidR="00503275" w:rsidRPr="003D4DCB" w:rsidRDefault="00503275" w:rsidP="003D4DCB">
      <w:pPr>
        <w:spacing w:after="160" w:line="276" w:lineRule="auto"/>
        <w:jc w:val="both"/>
        <w:rPr>
          <w:sz w:val="22"/>
          <w:szCs w:val="22"/>
        </w:rPr>
      </w:pPr>
    </w:p>
    <w:sectPr w:rsidR="00503275" w:rsidRPr="003D4DCB" w:rsidSect="00C739D3">
      <w:footerReference w:type="even" r:id="rId13"/>
      <w:footerReference w:type="default" r:id="rId14"/>
      <w:pgSz w:w="11900" w:h="16840"/>
      <w:pgMar w:top="1134" w:right="1134" w:bottom="1134" w:left="85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 w:author="Katarina Luise Matthes" w:date="2026-08-28T07:36:00Z" w:initials="KLM">
    <w:p w14:paraId="4C2684CF" w14:textId="07D7AA90" w:rsidR="007A3B2F" w:rsidRDefault="007A3B2F">
      <w:pPr>
        <w:pStyle w:val="CommentText"/>
      </w:pPr>
      <w:r>
        <w:rPr>
          <w:rStyle w:val="CommentReference"/>
        </w:rPr>
        <w:annotationRef/>
      </w:r>
      <w:r>
        <w:t>What do you mean with it? That is difficult to start a family, for example due to financial reasons?</w:t>
      </w:r>
    </w:p>
  </w:comment>
  <w:comment w:id="9" w:author="Katarina Luise Matthes" w:date="2026-08-28T07:40:00Z" w:initials="KLM">
    <w:p w14:paraId="21D0CDCF" w14:textId="58293F40" w:rsidR="00E10352" w:rsidRDefault="00E10352">
      <w:pPr>
        <w:pStyle w:val="CommentText"/>
      </w:pPr>
      <w:r>
        <w:rPr>
          <w:rStyle w:val="CommentReference"/>
        </w:rPr>
        <w:annotationRef/>
      </w:r>
      <w:r w:rsidR="00203426">
        <w:t xml:space="preserve">I would also say </w:t>
      </w:r>
      <w:proofErr w:type="spellStart"/>
      <w:r w:rsidR="00203426">
        <w:t>sth</w:t>
      </w:r>
      <w:proofErr w:type="spellEnd"/>
      <w:r w:rsidR="00203426">
        <w:t xml:space="preserve"> about infertility and unrealized fertili</w:t>
      </w:r>
      <w:r w:rsidR="00CD4DDD">
        <w:t>ty</w:t>
      </w:r>
      <w:r w:rsidR="00203426">
        <w:t>:</w:t>
      </w:r>
    </w:p>
    <w:p w14:paraId="1E6BF97B" w14:textId="4E4E0285" w:rsidR="00203426" w:rsidRDefault="00203426">
      <w:pPr>
        <w:pStyle w:val="CommentText"/>
      </w:pPr>
      <w:hyperlink r:id="rId1" w:history="1">
        <w:r w:rsidRPr="00803349">
          <w:rPr>
            <w:rStyle w:val="Hyperlink"/>
          </w:rPr>
          <w:t>https://www.demographic-research.org/articles/volume/53/36/</w:t>
        </w:r>
      </w:hyperlink>
    </w:p>
    <w:p w14:paraId="1E293EA5" w14:textId="17DAF944" w:rsidR="00203426" w:rsidRDefault="00203426" w:rsidP="00203426">
      <w:pPr>
        <w:rPr>
          <w:lang w:eastAsia="de-CH" w:bidi="ar-SA"/>
        </w:rPr>
      </w:pPr>
    </w:p>
    <w:p w14:paraId="2F5500E8" w14:textId="77777777" w:rsidR="00203426" w:rsidRDefault="00203426" w:rsidP="00203426">
      <w:pPr>
        <w:shd w:val="clear" w:color="auto" w:fill="FFFFFF"/>
        <w:rPr>
          <w:rFonts w:ascii="Open Sans" w:hAnsi="Open Sans" w:cs="Open Sans"/>
          <w:color w:val="767676"/>
          <w:sz w:val="21"/>
          <w:szCs w:val="21"/>
        </w:rPr>
      </w:pPr>
      <w:hyperlink r:id="rId2" w:history="1">
        <w:r>
          <w:rPr>
            <w:rStyle w:val="Hyperlink"/>
            <w:rFonts w:ascii="Open Sans" w:hAnsi="Open Sans" w:cs="Open Sans"/>
            <w:b/>
            <w:bCs/>
            <w:color w:val="123D80"/>
            <w:sz w:val="21"/>
            <w:szCs w:val="21"/>
          </w:rPr>
          <w:t>https://doi.org/10.1111/padr.70043</w:t>
        </w:r>
      </w:hyperlink>
    </w:p>
    <w:p w14:paraId="637F522F" w14:textId="77777777" w:rsidR="00203426" w:rsidRDefault="00203426">
      <w:pPr>
        <w:pStyle w:val="CommentText"/>
      </w:pPr>
    </w:p>
    <w:p w14:paraId="05F25B89" w14:textId="00FA6A68" w:rsidR="00203426" w:rsidRDefault="00203426">
      <w:pPr>
        <w:pStyle w:val="CommentText"/>
      </w:pPr>
    </w:p>
  </w:comment>
  <w:comment w:id="10" w:author="Katarina Luise Matthes" w:date="2026-08-28T07:53:00Z" w:initials="KLM">
    <w:p w14:paraId="4FE84BFC" w14:textId="21DABD29" w:rsidR="00D81698" w:rsidRDefault="00CD4DDD">
      <w:pPr>
        <w:pStyle w:val="CommentText"/>
      </w:pPr>
      <w:r>
        <w:rPr>
          <w:rStyle w:val="CommentReference"/>
        </w:rPr>
        <w:annotationRef/>
      </w:r>
      <w:r>
        <w:t>This relates to the unrealized fertility. The postponement relates to the factors you mentioned before, but the reason for lower fertility is than age -&gt; higher risk of infertility</w:t>
      </w:r>
      <w:r w:rsidR="001767C3">
        <w:t xml:space="preserve"> or</w:t>
      </w:r>
      <w:r>
        <w:t xml:space="preserve"> smaller family size than actually wanted etc. The </w:t>
      </w:r>
      <w:r w:rsidR="00D81698">
        <w:t>oversimplified pathway</w:t>
      </w:r>
      <w:r>
        <w:t xml:space="preserve"> would be factors for postponement -&gt; postponement to older age -&gt; </w:t>
      </w:r>
      <w:r w:rsidR="00D81698">
        <w:t xml:space="preserve">infertility or unrealized fertility </w:t>
      </w:r>
    </w:p>
  </w:comment>
  <w:comment w:id="15" w:author="Katarina Luise Matthes" w:date="2026-08-28T08:05:00Z" w:initials="KLM">
    <w:p w14:paraId="1F2AE5E9" w14:textId="50831976" w:rsidR="00802DBD" w:rsidRDefault="00802DBD">
      <w:pPr>
        <w:pStyle w:val="CommentText"/>
      </w:pPr>
      <w:r>
        <w:rPr>
          <w:rStyle w:val="CommentReference"/>
        </w:rPr>
        <w:annotationRef/>
      </w:r>
      <w:r w:rsidR="00927494" w:rsidRPr="00927494">
        <w:t>Why is it rising? It was bad for women in the past, too. Actually, things have improved somewhat, at least in some countries.</w:t>
      </w:r>
    </w:p>
  </w:comment>
  <w:comment w:id="20" w:author="Katarina Luise Matthes" w:date="2026-08-28T08:10:00Z" w:initials="KLM">
    <w:p w14:paraId="2A8598B2" w14:textId="5E94E7A1" w:rsidR="003B397F" w:rsidRDefault="003B397F">
      <w:pPr>
        <w:pStyle w:val="CommentText"/>
      </w:pPr>
      <w:r>
        <w:rPr>
          <w:rStyle w:val="CommentReference"/>
        </w:rPr>
        <w:annotationRef/>
      </w:r>
      <w:r w:rsidR="009E5613">
        <w:t>To use it 1-2 times okay, but the whole paper cannot have AI generated “</w:t>
      </w:r>
      <w:proofErr w:type="gramStart"/>
      <w:r w:rsidR="009E5613">
        <w:t>-“</w:t>
      </w:r>
      <w:proofErr w:type="gramEnd"/>
      <w:r w:rsidR="009E5613">
        <w:t>.</w:t>
      </w:r>
      <w:r w:rsidR="005F2342">
        <w:t xml:space="preserve"> That is the 4</w:t>
      </w:r>
      <w:r w:rsidR="005F2342" w:rsidRPr="005F2342">
        <w:rPr>
          <w:vertAlign w:val="superscript"/>
        </w:rPr>
        <w:t>th</w:t>
      </w:r>
      <w:r w:rsidR="005F2342">
        <w:t xml:space="preserve"> time already in the first 2 </w:t>
      </w:r>
      <w:proofErr w:type="spellStart"/>
      <w:r w:rsidR="005F2342">
        <w:t>paragraps</w:t>
      </w:r>
      <w:proofErr w:type="spellEnd"/>
      <w:r w:rsidR="005F2342">
        <w:t xml:space="preserve">. </w:t>
      </w:r>
      <w:r w:rsidR="007954BA">
        <w:t>Please rewrite it</w:t>
      </w:r>
      <w:r w:rsidR="000C320D">
        <w:t xml:space="preserve"> in the whole manuscript.</w:t>
      </w:r>
    </w:p>
  </w:comment>
  <w:comment w:id="21" w:author="Katarina Luise Matthes" w:date="2026-08-28T08:18:00Z" w:initials="KLM">
    <w:p w14:paraId="5C71422D" w14:textId="0205645B" w:rsidR="000D0B67" w:rsidRDefault="000D0B67">
      <w:pPr>
        <w:pStyle w:val="CommentText"/>
        <w:rPr>
          <w:sz w:val="22"/>
          <w:szCs w:val="22"/>
        </w:rPr>
      </w:pPr>
      <w:r>
        <w:rPr>
          <w:rStyle w:val="CommentReference"/>
        </w:rPr>
        <w:annotationRef/>
      </w:r>
      <w:r>
        <w:t xml:space="preserve">Please add after the paragraph 1-2 sentences about SES. </w:t>
      </w:r>
      <w:r w:rsidRPr="000D0B67">
        <w:rPr>
          <w:lang w:val="de-CH"/>
        </w:rPr>
        <w:t>Oberndorfer</w:t>
      </w:r>
      <w:r w:rsidRPr="000D0B67">
        <w:rPr>
          <w:lang w:val="de-CH"/>
        </w:rPr>
        <w:t xml:space="preserve"> et al. </w:t>
      </w:r>
      <w:hyperlink r:id="rId3" w:history="1">
        <w:r w:rsidRPr="00202AE6">
          <w:rPr>
            <w:rStyle w:val="Hyperlink"/>
            <w:rFonts w:ascii="Segoe UI" w:hAnsi="Segoe UI" w:cs="Segoe UI"/>
            <w:shd w:val="clear" w:color="auto" w:fill="FFFFFF"/>
          </w:rPr>
          <w:t>https://doi.org/10.1038/s41467-025-66264-z</w:t>
        </w:r>
      </w:hyperlink>
      <w:r w:rsidRPr="00202AE6">
        <w:rPr>
          <w:rFonts w:ascii="Segoe UI" w:hAnsi="Segoe UI" w:cs="Segoe UI"/>
          <w:color w:val="222222"/>
          <w:shd w:val="clear" w:color="auto" w:fill="FFFFFF"/>
        </w:rPr>
        <w:t xml:space="preserve"> </w:t>
      </w:r>
      <w:r w:rsidRPr="00202AE6">
        <w:rPr>
          <w:sz w:val="22"/>
          <w:szCs w:val="22"/>
        </w:rPr>
        <w:t xml:space="preserve">have shown that </w:t>
      </w:r>
      <w:r w:rsidR="00202AE6">
        <w:rPr>
          <w:sz w:val="22"/>
          <w:szCs w:val="22"/>
        </w:rPr>
        <w:t xml:space="preserve">2021, more babies were born to higher-SES parents than in surrounding years (‘selection into conception </w:t>
      </w:r>
      <w:proofErr w:type="spellStart"/>
      <w:r w:rsidR="00202AE6">
        <w:rPr>
          <w:sz w:val="22"/>
          <w:szCs w:val="22"/>
        </w:rPr>
        <w:t>bias’</w:t>
      </w:r>
      <w:proofErr w:type="spellEnd"/>
      <w:r w:rsidR="00202AE6">
        <w:rPr>
          <w:sz w:val="22"/>
          <w:szCs w:val="22"/>
        </w:rPr>
        <w:t>)</w:t>
      </w:r>
      <w:r w:rsidR="00202AE6">
        <w:rPr>
          <w:sz w:val="22"/>
          <w:szCs w:val="22"/>
        </w:rPr>
        <w:t>.</w:t>
      </w:r>
    </w:p>
    <w:p w14:paraId="23E79D20" w14:textId="07839299" w:rsidR="005445AF" w:rsidRDefault="005445AF">
      <w:pPr>
        <w:pStyle w:val="CommentText"/>
        <w:rPr>
          <w:sz w:val="22"/>
          <w:szCs w:val="22"/>
        </w:rPr>
      </w:pPr>
    </w:p>
    <w:p w14:paraId="5D9BA403" w14:textId="5549256B" w:rsidR="005445AF" w:rsidRPr="00202AE6" w:rsidRDefault="005445AF">
      <w:pPr>
        <w:pStyle w:val="CommentText"/>
        <w:rPr>
          <w:rFonts w:ascii="Segoe UI" w:hAnsi="Segoe UI" w:cs="Segoe UI"/>
          <w:color w:val="222222"/>
          <w:shd w:val="clear" w:color="auto" w:fill="FFFFFF"/>
        </w:rPr>
      </w:pPr>
      <w:r>
        <w:rPr>
          <w:sz w:val="22"/>
          <w:szCs w:val="22"/>
        </w:rPr>
        <w:t>After reading the whole introduction, maybe it will fit better in the paragraph “</w:t>
      </w:r>
      <w:r w:rsidRPr="003D4DCB">
        <w:rPr>
          <w:sz w:val="22"/>
          <w:szCs w:val="22"/>
        </w:rPr>
        <w:t>Educational and socioeconomic gradients</w:t>
      </w:r>
      <w:r>
        <w:rPr>
          <w:sz w:val="22"/>
          <w:szCs w:val="22"/>
        </w:rPr>
        <w:t>…”</w:t>
      </w:r>
    </w:p>
    <w:p w14:paraId="79797181" w14:textId="2F6F5088" w:rsidR="000D0B67" w:rsidRPr="00202AE6" w:rsidRDefault="000D0B67">
      <w:pPr>
        <w:pStyle w:val="CommentText"/>
      </w:pPr>
    </w:p>
  </w:comment>
  <w:comment w:id="31" w:author="Katarina Luise Matthes" w:date="2026-08-28T08:38:00Z" w:initials="KLM">
    <w:p w14:paraId="75E1A34D" w14:textId="57DFE543" w:rsidR="009605AA" w:rsidRDefault="009605AA">
      <w:pPr>
        <w:pStyle w:val="CommentText"/>
      </w:pPr>
      <w:r>
        <w:rPr>
          <w:rStyle w:val="CommentReference"/>
        </w:rPr>
        <w:annotationRef/>
      </w:r>
      <w:r w:rsidRPr="009D3B16">
        <w:t>We should also add how the data was accessible. This was after the data contract, or something like that.</w:t>
      </w:r>
      <w:r>
        <w:t xml:space="preserve"> And a reference for the </w:t>
      </w:r>
      <w:proofErr w:type="spellStart"/>
      <w:r>
        <w:t>BevNat</w:t>
      </w:r>
      <w:proofErr w:type="spellEnd"/>
      <w:r>
        <w:t xml:space="preserve"> data. It is probably given in the contract how to cite it.</w:t>
      </w:r>
    </w:p>
  </w:comment>
  <w:comment w:id="32" w:author="Katarina Luise Matthes" w:date="2026-08-28T08:45:00Z" w:initials="KLM">
    <w:p w14:paraId="28343AE0" w14:textId="565B13CF" w:rsidR="00E81DE2" w:rsidRDefault="00E81DE2">
      <w:pPr>
        <w:pStyle w:val="CommentText"/>
      </w:pPr>
      <w:r>
        <w:rPr>
          <w:rStyle w:val="CommentReference"/>
        </w:rPr>
        <w:annotationRef/>
      </w:r>
      <w:r w:rsidRPr="00E81DE2">
        <w:t>Please provide a reference for where the data was taken from.</w:t>
      </w:r>
    </w:p>
  </w:comment>
  <w:comment w:id="33" w:author="Katarina Luise Matthes" w:date="2026-08-28T08:52:00Z" w:initials="KLM">
    <w:p w14:paraId="2C53AD07" w14:textId="306D1351" w:rsidR="001E418E" w:rsidRDefault="001E418E">
      <w:pPr>
        <w:pStyle w:val="CommentText"/>
      </w:pPr>
      <w:r>
        <w:rPr>
          <w:rStyle w:val="CommentReference"/>
        </w:rPr>
        <w:annotationRef/>
      </w:r>
      <w:r>
        <w:t>Why 2011? It is available from 2010.</w:t>
      </w:r>
    </w:p>
  </w:comment>
  <w:comment w:id="34" w:author="Katarina Luise Matthes" w:date="2026-08-28T08:53:00Z" w:initials="KLM">
    <w:p w14:paraId="33C5F745" w14:textId="42D743AF" w:rsidR="007126A8" w:rsidRDefault="007126A8">
      <w:pPr>
        <w:pStyle w:val="CommentText"/>
      </w:pPr>
      <w:r>
        <w:rPr>
          <w:rStyle w:val="CommentReference"/>
        </w:rPr>
        <w:annotationRef/>
      </w:r>
      <w:r>
        <w:t>2025? It is available now.</w:t>
      </w:r>
    </w:p>
  </w:comment>
  <w:comment w:id="35" w:author="Katarina Luise Matthes" w:date="2026-08-28T08:53:00Z" w:initials="KLM">
    <w:p w14:paraId="4FBAFE4E" w14:textId="7DA588CC" w:rsidR="006E5799" w:rsidRDefault="006E5799">
      <w:pPr>
        <w:pStyle w:val="CommentText"/>
      </w:pPr>
      <w:r>
        <w:rPr>
          <w:rStyle w:val="CommentReference"/>
        </w:rPr>
        <w:annotationRef/>
      </w:r>
      <w:r>
        <w:t>Same here it is available from 2010</w:t>
      </w:r>
    </w:p>
  </w:comment>
  <w:comment w:id="36" w:author="Katarina Luise Matthes" w:date="2026-08-28T08:47:00Z" w:initials="KLM">
    <w:p w14:paraId="172B43FE" w14:textId="7F5F7B51" w:rsidR="002C7D77" w:rsidRDefault="002C7D77">
      <w:pPr>
        <w:pStyle w:val="CommentText"/>
      </w:pPr>
      <w:r>
        <w:rPr>
          <w:rStyle w:val="CommentReference"/>
        </w:rPr>
        <w:annotationRef/>
      </w:r>
      <w:r>
        <w:t>Reference</w:t>
      </w:r>
    </w:p>
  </w:comment>
  <w:comment w:id="37" w:author="Katarina Luise Matthes" w:date="2026-08-28T08:47:00Z" w:initials="KLM">
    <w:p w14:paraId="0D0ADD6C" w14:textId="7BFEEAF9" w:rsidR="002C7D77" w:rsidRDefault="002C7D77">
      <w:pPr>
        <w:pStyle w:val="CommentText"/>
      </w:pPr>
      <w:r>
        <w:rPr>
          <w:rStyle w:val="CommentReference"/>
        </w:rPr>
        <w:annotationRef/>
      </w:r>
      <w:r>
        <w:t>Reference</w:t>
      </w:r>
    </w:p>
  </w:comment>
  <w:comment w:id="38" w:author="Katarina Luise Matthes" w:date="2026-08-28T08:47:00Z" w:initials="KLM">
    <w:p w14:paraId="4CF45368" w14:textId="2049E7A1" w:rsidR="003C193C" w:rsidRDefault="003C193C">
      <w:pPr>
        <w:pStyle w:val="CommentText"/>
      </w:pPr>
      <w:r>
        <w:rPr>
          <w:rStyle w:val="CommentReference"/>
        </w:rPr>
        <w:annotationRef/>
      </w:r>
      <w:r>
        <w:t>Reference</w:t>
      </w:r>
    </w:p>
  </w:comment>
  <w:comment w:id="39" w:author="Katarina Luise Matthes" w:date="2026-08-28T08:47:00Z" w:initials="KLM">
    <w:p w14:paraId="4E47C3FC" w14:textId="29457A63" w:rsidR="003C193C" w:rsidRDefault="003C193C">
      <w:pPr>
        <w:pStyle w:val="CommentText"/>
      </w:pPr>
      <w:r>
        <w:rPr>
          <w:rStyle w:val="CommentReference"/>
        </w:rPr>
        <w:annotationRef/>
      </w:r>
      <w:r>
        <w:t>Reference</w:t>
      </w:r>
    </w:p>
  </w:comment>
  <w:comment w:id="40" w:author="Katarina Luise Matthes" w:date="2026-08-28T08:50:00Z" w:initials="KLM">
    <w:p w14:paraId="75CD4A87" w14:textId="77777777" w:rsidR="00DC4D6C" w:rsidRDefault="0013100D">
      <w:pPr>
        <w:pStyle w:val="CommentText"/>
      </w:pPr>
      <w:r>
        <w:rPr>
          <w:rStyle w:val="CommentReference"/>
        </w:rPr>
        <w:annotationRef/>
      </w:r>
      <w:r>
        <w:t xml:space="preserve">It is </w:t>
      </w:r>
      <w:proofErr w:type="spellStart"/>
      <w:r>
        <w:t>avalaible</w:t>
      </w:r>
      <w:proofErr w:type="spellEnd"/>
      <w:r>
        <w:t xml:space="preserve"> now: </w:t>
      </w:r>
      <w:hyperlink r:id="rId4" w:history="1">
        <w:r w:rsidRPr="00803349">
          <w:rPr>
            <w:rStyle w:val="Hyperlink"/>
          </w:rPr>
          <w:t>https://www.pxweb.bfs.admin.ch/pxweb/de/px-x-0102010000_101/-/px-x-0102010000_101.px/</w:t>
        </w:r>
      </w:hyperlink>
    </w:p>
    <w:p w14:paraId="283D5153" w14:textId="77777777" w:rsidR="00DC4D6C" w:rsidRDefault="00DC4D6C">
      <w:pPr>
        <w:pStyle w:val="CommentText"/>
      </w:pPr>
    </w:p>
    <w:p w14:paraId="034F774A" w14:textId="527389DA" w:rsidR="0013100D" w:rsidRDefault="00DC4D6C">
      <w:pPr>
        <w:pStyle w:val="CommentText"/>
      </w:pPr>
      <w:r>
        <w:t xml:space="preserve">Please include the 2025 data in the analysis. </w:t>
      </w:r>
    </w:p>
  </w:comment>
  <w:comment w:id="41" w:author="Katarina Luise Matthes" w:date="2026-08-28T08:55:00Z" w:initials="KLM">
    <w:p w14:paraId="1C364640" w14:textId="1B913863" w:rsidR="001C77D9" w:rsidRDefault="001C77D9">
      <w:pPr>
        <w:pStyle w:val="CommentText"/>
      </w:pPr>
      <w:r>
        <w:rPr>
          <w:rStyle w:val="CommentReference"/>
        </w:rPr>
        <w:annotationRef/>
      </w:r>
      <w:r w:rsidR="00574A08" w:rsidRPr="00574A08">
        <w:t>Please also add the other components here, for example 'a'. Is there no common intercept? It would also be helpful if you could explain them in the order they appear in the formula. It would be easier to follow then.</w:t>
      </w:r>
    </w:p>
  </w:comment>
  <w:comment w:id="42" w:author="Katarina Luise Matthes" w:date="2026-08-28T08:58:00Z" w:initials="KLM">
    <w:p w14:paraId="559247DA" w14:textId="6939B843" w:rsidR="006064F8" w:rsidRDefault="006064F8">
      <w:pPr>
        <w:pStyle w:val="CommentText"/>
      </w:pPr>
      <w:r>
        <w:rPr>
          <w:rStyle w:val="CommentReference"/>
        </w:rPr>
        <w:annotationRef/>
      </w:r>
      <w:r>
        <w:t xml:space="preserve">You mean </w:t>
      </w:r>
      <w:proofErr w:type="gramStart"/>
      <w:r>
        <w:t>f(</w:t>
      </w:r>
      <w:proofErr w:type="gramEnd"/>
      <m:oMath>
        <m:r>
          <m:rPr>
            <m:sty m:val="p"/>
          </m:rPr>
          <w:rPr>
            <w:rFonts w:ascii="Cambria Math" w:hAnsi="Cambria Math" w:cs="Times New Roman"/>
            <w:sz w:val="22"/>
            <w:szCs w:val="22"/>
          </w:rPr>
          <m:t>δ(t)</m:t>
        </m:r>
      </m:oMath>
      <w:r w:rsidRPr="003D4DCB">
        <w:rPr>
          <w:rFonts w:ascii="Times New Roman" w:eastAsiaTheme="minorEastAsia" w:hAnsi="Times New Roman" w:cs="Times New Roman"/>
          <w:sz w:val="22"/>
          <w:szCs w:val="22"/>
        </w:rPr>
        <w:t xml:space="preserve"> </w:t>
      </w:r>
      <w:r>
        <w:rPr>
          <w:rStyle w:val="CommentReference"/>
        </w:rPr>
        <w:annotationRef/>
      </w:r>
      <w:r>
        <w:rPr>
          <w:rFonts w:ascii="Times New Roman" w:eastAsiaTheme="minorEastAsia" w:hAnsi="Times New Roman" w:cs="Times New Roman"/>
          <w:sz w:val="22"/>
          <w:szCs w:val="22"/>
        </w:rPr>
        <w:t>)?</w:t>
      </w:r>
    </w:p>
  </w:comment>
  <w:comment w:id="43" w:author="Katarina Luise Matthes" w:date="2026-08-28T08:58:00Z" w:initials="KLM">
    <w:p w14:paraId="790332A2" w14:textId="05A77F6E" w:rsidR="00296B23" w:rsidRDefault="00296B23">
      <w:pPr>
        <w:pStyle w:val="CommentText"/>
      </w:pPr>
      <w:r>
        <w:rPr>
          <w:rStyle w:val="CommentReference"/>
        </w:rPr>
        <w:annotationRef/>
      </w:r>
      <w:r>
        <w:t>How many?</w:t>
      </w:r>
    </w:p>
  </w:comment>
  <w:comment w:id="44" w:author="Katarina Luise Matthes" w:date="2026-08-28T09:00:00Z" w:initials="KLM">
    <w:p w14:paraId="1807C4AF" w14:textId="77777777" w:rsidR="00D1327C" w:rsidRDefault="00D1327C">
      <w:pPr>
        <w:pStyle w:val="CommentText"/>
      </w:pPr>
      <w:r>
        <w:rPr>
          <w:rStyle w:val="CommentReference"/>
        </w:rPr>
        <w:annotationRef/>
      </w:r>
      <w:r>
        <w:t>What is the difference to the model before? I don’t understand the difference.</w:t>
      </w:r>
      <w:r w:rsidR="007471AE">
        <w:t xml:space="preserve"> It is the same model.</w:t>
      </w:r>
    </w:p>
    <w:p w14:paraId="18557D0F" w14:textId="77777777" w:rsidR="0048581F" w:rsidRDefault="0048581F">
      <w:pPr>
        <w:pStyle w:val="CommentText"/>
      </w:pPr>
    </w:p>
    <w:p w14:paraId="7F129A4E" w14:textId="7D11361A" w:rsidR="0048581F" w:rsidRDefault="0048581F">
      <w:pPr>
        <w:pStyle w:val="CommentText"/>
      </w:pPr>
    </w:p>
  </w:comment>
  <w:comment w:id="46" w:author="Katarina Luise Matthes" w:date="2026-08-28T09:01:00Z" w:initials="KLM">
    <w:p w14:paraId="7EC10186" w14:textId="676612B8" w:rsidR="0048581F" w:rsidRDefault="0048581F">
      <w:pPr>
        <w:pStyle w:val="CommentText"/>
      </w:pPr>
      <w:r>
        <w:rPr>
          <w:rStyle w:val="CommentReference"/>
        </w:rPr>
        <w:annotationRef/>
      </w:r>
      <w:r w:rsidRPr="0048581F">
        <w:t>And “</w:t>
      </w:r>
      <w:r w:rsidRPr="0048581F">
        <w:t>deficit</w:t>
      </w:r>
      <w:r w:rsidRPr="0048581F">
        <w:t>”</w:t>
      </w:r>
      <w:r>
        <w:t xml:space="preserve">, deficit is maybe not the best word. Or </w:t>
      </w:r>
      <w:r>
        <w:t>birth shortfalls</w:t>
      </w:r>
      <w:r w:rsidR="00655C2C">
        <w:t xml:space="preserve"> or declining birth</w:t>
      </w:r>
      <w:r>
        <w:t xml:space="preserve">? But Excess birth is </w:t>
      </w:r>
      <w:proofErr w:type="gramStart"/>
      <w:r>
        <w:t>to</w:t>
      </w:r>
      <w:proofErr w:type="gramEnd"/>
      <w:r>
        <w:t xml:space="preserve"> unspecific.</w:t>
      </w:r>
    </w:p>
    <w:p w14:paraId="23A52381" w14:textId="77777777" w:rsidR="00655C2C" w:rsidRDefault="00655C2C">
      <w:pPr>
        <w:pStyle w:val="CommentText"/>
      </w:pPr>
    </w:p>
    <w:p w14:paraId="1B06984D" w14:textId="3F578CF5" w:rsidR="00655C2C" w:rsidRPr="0048581F" w:rsidRDefault="00655C2C">
      <w:pPr>
        <w:pStyle w:val="CommentText"/>
      </w:pPr>
      <w:r>
        <w:t xml:space="preserve">In </w:t>
      </w:r>
      <w:proofErr w:type="gramStart"/>
      <w:r>
        <w:t>general</w:t>
      </w:r>
      <w:proofErr w:type="gramEnd"/>
      <w:r>
        <w:t xml:space="preserve"> it is a bit confusing, that it is spoken about “excess” the whole time, the paper is about “declining”. I would be a bit more specific in wording.</w:t>
      </w:r>
    </w:p>
  </w:comment>
  <w:comment w:id="47" w:author="Katarina Luise Matthes" w:date="2026-08-28T09:06:00Z" w:initials="KLM">
    <w:p w14:paraId="4B442CA0" w14:textId="480EDEAF" w:rsidR="005C12FE" w:rsidRDefault="005C12FE">
      <w:pPr>
        <w:pStyle w:val="CommentText"/>
      </w:pPr>
      <w:r>
        <w:rPr>
          <w:rStyle w:val="CommentReference"/>
        </w:rPr>
        <w:annotationRef/>
      </w:r>
      <w:r>
        <w:t xml:space="preserve">In the formular before it should make clear, that the fitting is performed for each municipality </w:t>
      </w:r>
      <w:proofErr w:type="spellStart"/>
      <w:r>
        <w:t>seperatly</w:t>
      </w:r>
      <w:proofErr w:type="spellEnd"/>
      <w:r>
        <w:t>.</w:t>
      </w:r>
      <w:r w:rsidR="003E4652">
        <w:t xml:space="preserve"> I still don’t understand, why we don’t use a spatial model. But that’s okay. But maybe we could say why in the section “fitting birth”? Otherwise probably a reviewer will ask. </w:t>
      </w:r>
    </w:p>
  </w:comment>
  <w:comment w:id="48" w:author="Katarina Luise Matthes" w:date="2026-08-28T09:11:00Z" w:initials="KLM">
    <w:p w14:paraId="5F612122" w14:textId="1FC8C96F" w:rsidR="00466E46" w:rsidRDefault="00466E46">
      <w:pPr>
        <w:pStyle w:val="CommentText"/>
      </w:pPr>
      <w:r>
        <w:rPr>
          <w:rStyle w:val="CommentReference"/>
        </w:rPr>
        <w:annotationRef/>
      </w:r>
      <w:r>
        <w:t xml:space="preserve">Please us as annotation: </w:t>
      </w:r>
      <w:r>
        <w:rPr>
          <w:rStyle w:val="mord"/>
        </w:rPr>
        <w:t>1</w:t>
      </w:r>
      <w:r>
        <w:rPr>
          <w:rStyle w:val="mrel"/>
        </w:rPr>
        <w:t>:</w:t>
      </w:r>
      <w:r>
        <w:rPr>
          <w:rStyle w:val="mord"/>
        </w:rPr>
        <w:t>D</w:t>
      </w:r>
      <w:r>
        <w:rPr>
          <w:rStyle w:val="mord"/>
        </w:rPr>
        <w:t>, instead of 1....D</w:t>
      </w:r>
      <w:r w:rsidR="00454DE9">
        <w:rPr>
          <w:rStyle w:val="mord"/>
        </w:rPr>
        <w:t>, it is just better to read.</w:t>
      </w:r>
    </w:p>
  </w:comment>
  <w:comment w:id="49" w:author="Katarina Luise Matthes" w:date="2026-08-28T09:21:00Z" w:initials="KLM">
    <w:p w14:paraId="2A258301" w14:textId="1AB6A1EF" w:rsidR="00BC4661" w:rsidRDefault="00BC4661">
      <w:pPr>
        <w:pStyle w:val="CommentText"/>
      </w:pPr>
      <w:r>
        <w:rPr>
          <w:rStyle w:val="CommentReference"/>
        </w:rPr>
        <w:annotationRef/>
      </w:r>
      <w:r>
        <w:t>2010?</w:t>
      </w:r>
    </w:p>
  </w:comment>
  <w:comment w:id="50" w:author="Katarina Luise Matthes" w:date="2026-08-28T09:23:00Z" w:initials="KLM">
    <w:p w14:paraId="64DDB1E7" w14:textId="037FC5A6" w:rsidR="00E63EA4" w:rsidRDefault="00E63EA4">
      <w:pPr>
        <w:pStyle w:val="CommentText"/>
      </w:pPr>
      <w:r>
        <w:rPr>
          <w:rStyle w:val="CommentReference"/>
        </w:rPr>
        <w:annotationRef/>
      </w:r>
      <w:r>
        <w:t>I really don’t understand why the spatial component is not include in the model from the beginning. You would get directly smooth excess deaths. It need</w:t>
      </w:r>
      <w:r w:rsidR="00D4002B">
        <w:t>s</w:t>
      </w:r>
      <w:r>
        <w:t xml:space="preserve"> an </w:t>
      </w:r>
      <w:proofErr w:type="spellStart"/>
      <w:r>
        <w:t>explaination</w:t>
      </w:r>
      <w:proofErr w:type="spellEnd"/>
      <w:r>
        <w:t xml:space="preserve"> </w:t>
      </w:r>
      <w:r w:rsidR="00D4002B">
        <w:t xml:space="preserve">at the beginning of the methods section </w:t>
      </w:r>
      <w:proofErr w:type="gramStart"/>
      <w:r>
        <w:t>why</w:t>
      </w:r>
      <w:proofErr w:type="gramEnd"/>
      <w:r>
        <w:t xml:space="preserve"> you first estimated the model </w:t>
      </w:r>
      <w:proofErr w:type="spellStart"/>
      <w:r>
        <w:t>seperatly</w:t>
      </w:r>
      <w:proofErr w:type="spellEnd"/>
      <w:r>
        <w:t xml:space="preserve"> and afterwards accounted for </w:t>
      </w:r>
      <w:r w:rsidRPr="00E63EA4">
        <w:t>spatiality</w:t>
      </w:r>
      <w:r>
        <w:t xml:space="preserve">. </w:t>
      </w:r>
      <w:r w:rsidRPr="00E63EA4">
        <w:t>I don't want you to change it, but please explain your reasoning so that the readers will also understand why you decided to do it this way.</w:t>
      </w:r>
    </w:p>
    <w:p w14:paraId="16DD6102" w14:textId="45DF4ECF" w:rsidR="00E63EA4" w:rsidRDefault="00E63EA4">
      <w:pPr>
        <w:pStyle w:val="CommentText"/>
      </w:pPr>
    </w:p>
    <w:p w14:paraId="42C66EA5" w14:textId="34EEAE94" w:rsidR="00E63EA4" w:rsidRDefault="00E63EA4">
      <w:pPr>
        <w:pStyle w:val="CommentText"/>
      </w:pPr>
      <w:r>
        <w:t xml:space="preserve">In addition, please give a bit more details, what model you use etc. </w:t>
      </w:r>
    </w:p>
  </w:comment>
  <w:comment w:id="51" w:author="Katarina Luise Matthes" w:date="2026-08-28T09:31:00Z" w:initials="KLM">
    <w:p w14:paraId="42E039B6" w14:textId="0C05D19F" w:rsidR="00E05F93" w:rsidRDefault="00E05F93">
      <w:pPr>
        <w:pStyle w:val="CommentText"/>
      </w:pPr>
      <w:r>
        <w:rPr>
          <w:rStyle w:val="CommentReference"/>
        </w:rPr>
        <w:annotationRef/>
      </w:r>
      <w:r>
        <w:t xml:space="preserve">Deciles are always ten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p>
  </w:comment>
  <w:comment w:id="54" w:author="Katarina Luise Matthes" w:date="2026-08-28T09:31:00Z" w:initials="KLM">
    <w:p w14:paraId="68C9C991" w14:textId="3607C1E9" w:rsidR="003845D9" w:rsidRDefault="003845D9">
      <w:pPr>
        <w:pStyle w:val="CommentText"/>
      </w:pPr>
      <w:r>
        <w:rPr>
          <w:rStyle w:val="CommentReference"/>
        </w:rPr>
        <w:annotationRef/>
      </w:r>
      <w:r>
        <w:t>I don’t understand this</w:t>
      </w:r>
    </w:p>
  </w:comment>
  <w:comment w:id="55" w:author="Katarina Luise Matthes" w:date="2026-08-28T09:31:00Z" w:initials="KLM">
    <w:p w14:paraId="4293F2F6" w14:textId="2F714A2D" w:rsidR="006B3DBA" w:rsidRDefault="006B3DBA">
      <w:pPr>
        <w:pStyle w:val="CommentText"/>
      </w:pPr>
      <w:r>
        <w:rPr>
          <w:rStyle w:val="CommentReference"/>
        </w:rPr>
        <w:annotationRef/>
      </w:r>
      <w:proofErr w:type="gramStart"/>
      <w:r>
        <w:t>Also</w:t>
      </w:r>
      <w:proofErr w:type="gramEnd"/>
      <w:r>
        <w:t xml:space="preserve"> here a bit more explanation is needed. I don’t understand this in relation to the previous sentence.</w:t>
      </w:r>
    </w:p>
  </w:comment>
  <w:comment w:id="56" w:author="Katarina Luise Matthes" w:date="2026-08-28T09:32:00Z" w:initials="KLM">
    <w:p w14:paraId="3D351046" w14:textId="576521AD" w:rsidR="00717CEF" w:rsidRDefault="00717CEF">
      <w:pPr>
        <w:pStyle w:val="CommentText"/>
      </w:pPr>
      <w:r>
        <w:rPr>
          <w:rStyle w:val="CommentReference"/>
        </w:rPr>
        <w:annotationRef/>
      </w:r>
      <w:r>
        <w:t>Re-estimated? Or do you mean each analysis has one model?</w:t>
      </w:r>
    </w:p>
  </w:comment>
  <w:comment w:id="57" w:author="Katarina Luise Matthes" w:date="2026-08-28T09:34:00Z" w:initials="KLM">
    <w:p w14:paraId="3C24558B" w14:textId="3F59B46B" w:rsidR="00660EF7" w:rsidRDefault="00660EF7">
      <w:pPr>
        <w:pStyle w:val="CommentText"/>
      </w:pPr>
      <w:r>
        <w:rPr>
          <w:rStyle w:val="CommentReference"/>
        </w:rPr>
        <w:annotationRef/>
      </w:r>
      <w:r>
        <w:t>It is included in the model you presented in “fitting birth”? As co-variate? If yes, it needs more details.</w:t>
      </w:r>
    </w:p>
  </w:comment>
  <w:comment w:id="58" w:author="Hauser Anthony" w:date="2026-08-07T15:50:00Z" w:initials="AH">
    <w:p w14:paraId="18633DE5" w14:textId="77777777" w:rsidR="00CE5B20" w:rsidRDefault="00CE5B20" w:rsidP="00CE5B20">
      <w:pPr>
        <w:pStyle w:val="CommentText"/>
      </w:pPr>
      <w:r>
        <w:rPr>
          <w:rStyle w:val="CommentReference"/>
        </w:rPr>
        <w:annotationRef/>
      </w:r>
      <w:r>
        <w:t>Still need to add it.</w:t>
      </w:r>
    </w:p>
  </w:comment>
  <w:comment w:id="60" w:author="Katarina Luise Matthes" w:date="2026-08-28T09:37:00Z" w:initials="KLM">
    <w:p w14:paraId="6F6B3792" w14:textId="5E198352" w:rsidR="00660EF7" w:rsidRDefault="00660EF7">
      <w:pPr>
        <w:pStyle w:val="CommentText"/>
      </w:pPr>
      <w:r>
        <w:rPr>
          <w:rStyle w:val="CommentReference"/>
        </w:rPr>
        <w:annotationRef/>
      </w:r>
      <w:r>
        <w:t>That is what I said before, it is confusing, when you speak about “excess birth”, but you present “deficit birth”</w:t>
      </w:r>
    </w:p>
  </w:comment>
  <w:comment w:id="61" w:author="Katarina Luise Matthes" w:date="2026-08-28T09:42:00Z" w:initials="KLM">
    <w:p w14:paraId="2E47FC50" w14:textId="034ECE56" w:rsidR="007D7576" w:rsidRPr="00C739D3" w:rsidRDefault="007D7576" w:rsidP="007D7576">
      <w:pPr>
        <w:pStyle w:val="BodyText"/>
        <w:spacing w:before="0" w:after="160" w:line="276" w:lineRule="auto"/>
        <w:jc w:val="both"/>
        <w:rPr>
          <w:rFonts w:ascii="Times New Roman" w:hAnsi="Times New Roman" w:cs="Times New Roman"/>
          <w:b/>
          <w:bCs/>
          <w:i/>
          <w:iCs/>
          <w:sz w:val="22"/>
          <w:szCs w:val="22"/>
        </w:rPr>
      </w:pPr>
      <w:r>
        <w:rPr>
          <w:rStyle w:val="CommentReference"/>
        </w:rPr>
        <w:annotationRef/>
      </w:r>
      <w:r w:rsidRPr="007D7576">
        <w:rPr>
          <w:rFonts w:ascii="Tahoma" w:eastAsia="Times New Roman" w:hAnsi="Tahoma" w:cs="Tahoma"/>
          <w:sz w:val="16"/>
          <w14:ligatures w14:val="none"/>
        </w:rPr>
        <w:t xml:space="preserve">The model how you performed it is not explained in the methods. I assume it should be explained here: </w:t>
      </w:r>
      <w:r>
        <w:rPr>
          <w:rFonts w:ascii="Tahoma" w:eastAsia="Times New Roman" w:hAnsi="Tahoma" w:cs="Tahoma"/>
          <w:sz w:val="16"/>
          <w14:ligatures w14:val="none"/>
        </w:rPr>
        <w:t>“</w:t>
      </w:r>
      <w:r w:rsidRPr="007D7576">
        <w:rPr>
          <w:rFonts w:ascii="Tahoma" w:eastAsia="Times New Roman" w:hAnsi="Tahoma" w:cs="Tahoma"/>
          <w:sz w:val="16"/>
          <w14:ligatures w14:val="none"/>
        </w:rPr>
        <w:t>Excess birth stratified by covariates deciles</w:t>
      </w:r>
      <w:r>
        <w:rPr>
          <w:rFonts w:ascii="Tahoma" w:eastAsia="Times New Roman" w:hAnsi="Tahoma" w:cs="Tahoma"/>
          <w:sz w:val="16"/>
          <w14:ligatures w14:val="none"/>
        </w:rPr>
        <w:t>”. But it is not clear how you include the factors.</w:t>
      </w:r>
    </w:p>
    <w:p w14:paraId="074B5122" w14:textId="1AA7612E" w:rsidR="007D7576" w:rsidRDefault="007D7576">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C2684CF" w15:done="0"/>
  <w15:commentEx w15:paraId="05F25B89" w15:done="0"/>
  <w15:commentEx w15:paraId="4FE84BFC" w15:done="0"/>
  <w15:commentEx w15:paraId="1F2AE5E9" w15:done="0"/>
  <w15:commentEx w15:paraId="2A8598B2" w15:done="0"/>
  <w15:commentEx w15:paraId="79797181" w15:done="0"/>
  <w15:commentEx w15:paraId="75E1A34D" w15:done="0"/>
  <w15:commentEx w15:paraId="28343AE0" w15:done="0"/>
  <w15:commentEx w15:paraId="2C53AD07" w15:done="0"/>
  <w15:commentEx w15:paraId="33C5F745" w15:done="0"/>
  <w15:commentEx w15:paraId="4FBAFE4E" w15:done="0"/>
  <w15:commentEx w15:paraId="172B43FE" w15:done="0"/>
  <w15:commentEx w15:paraId="0D0ADD6C" w15:done="0"/>
  <w15:commentEx w15:paraId="4CF45368" w15:done="0"/>
  <w15:commentEx w15:paraId="4E47C3FC" w15:done="0"/>
  <w15:commentEx w15:paraId="034F774A" w15:done="0"/>
  <w15:commentEx w15:paraId="1C364640" w15:done="0"/>
  <w15:commentEx w15:paraId="559247DA" w15:done="0"/>
  <w15:commentEx w15:paraId="790332A2" w15:done="0"/>
  <w15:commentEx w15:paraId="7F129A4E" w15:done="0"/>
  <w15:commentEx w15:paraId="1B06984D" w15:done="0"/>
  <w15:commentEx w15:paraId="4B442CA0" w15:done="0"/>
  <w15:commentEx w15:paraId="5F612122" w15:done="0"/>
  <w15:commentEx w15:paraId="2A258301" w15:done="0"/>
  <w15:commentEx w15:paraId="42C66EA5" w15:done="0"/>
  <w15:commentEx w15:paraId="42E039B6" w15:done="0"/>
  <w15:commentEx w15:paraId="68C9C991" w15:done="0"/>
  <w15:commentEx w15:paraId="4293F2F6" w15:done="0"/>
  <w15:commentEx w15:paraId="3D351046" w15:done="0"/>
  <w15:commentEx w15:paraId="3C24558B" w15:done="0"/>
  <w15:commentEx w15:paraId="18633DE5" w15:done="0"/>
  <w15:commentEx w15:paraId="6F6B3792" w15:done="0"/>
  <w15:commentEx w15:paraId="074B51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3BB914" w16cex:dateUtc="2026-08-28T05:36:00Z"/>
  <w16cex:commentExtensible w16cex:durableId="2E3BB9D4" w16cex:dateUtc="2026-08-28T05:40:00Z"/>
  <w16cex:commentExtensible w16cex:durableId="2E3BBCED" w16cex:dateUtc="2026-08-28T05:53:00Z"/>
  <w16cex:commentExtensible w16cex:durableId="2E3BBFB5" w16cex:dateUtc="2026-08-28T06:05:00Z"/>
  <w16cex:commentExtensible w16cex:durableId="2E3BC112" w16cex:dateUtc="2026-08-28T06:10:00Z"/>
  <w16cex:commentExtensible w16cex:durableId="2E3BC2D0" w16cex:dateUtc="2026-08-28T06:18:00Z"/>
  <w16cex:commentExtensible w16cex:durableId="2E3BC786" w16cex:dateUtc="2026-08-28T06:38:00Z"/>
  <w16cex:commentExtensible w16cex:durableId="2E3BC93D" w16cex:dateUtc="2026-08-28T06:45:00Z"/>
  <w16cex:commentExtensible w16cex:durableId="2E3BCAC4" w16cex:dateUtc="2026-08-28T06:52:00Z"/>
  <w16cex:commentExtensible w16cex:durableId="2E3BCB02" w16cex:dateUtc="2026-08-28T06:53:00Z"/>
  <w16cex:commentExtensible w16cex:durableId="2E3BCAED" w16cex:dateUtc="2026-08-28T06:53:00Z"/>
  <w16cex:commentExtensible w16cex:durableId="2E3BC98B" w16cex:dateUtc="2026-08-28T06:47:00Z"/>
  <w16cex:commentExtensible w16cex:durableId="2E3BC995" w16cex:dateUtc="2026-08-28T06:47:00Z"/>
  <w16cex:commentExtensible w16cex:durableId="2E3BC9AA" w16cex:dateUtc="2026-08-28T06:47:00Z"/>
  <w16cex:commentExtensible w16cex:durableId="2E3BC9AF" w16cex:dateUtc="2026-08-28T06:47:00Z"/>
  <w16cex:commentExtensible w16cex:durableId="2E3BCA61" w16cex:dateUtc="2026-08-28T06:50:00Z"/>
  <w16cex:commentExtensible w16cex:durableId="2E3BCB75" w16cex:dateUtc="2026-08-28T06:55:00Z"/>
  <w16cex:commentExtensible w16cex:durableId="2E3BCC35" w16cex:dateUtc="2026-08-28T06:58:00Z"/>
  <w16cex:commentExtensible w16cex:durableId="2E3BCC51" w16cex:dateUtc="2026-08-28T06:58:00Z"/>
  <w16cex:commentExtensible w16cex:durableId="2E3BCC95" w16cex:dateUtc="2026-08-28T07:00:00Z"/>
  <w16cex:commentExtensible w16cex:durableId="2E3BCCED" w16cex:dateUtc="2026-08-28T07:01:00Z"/>
  <w16cex:commentExtensible w16cex:durableId="2E3BCE17" w16cex:dateUtc="2026-08-28T07:06:00Z"/>
  <w16cex:commentExtensible w16cex:durableId="2E3BCF41" w16cex:dateUtc="2026-08-28T07:11:00Z"/>
  <w16cex:commentExtensible w16cex:durableId="2E3BD1B0" w16cex:dateUtc="2026-08-28T07:21:00Z"/>
  <w16cex:commentExtensible w16cex:durableId="2E3BD228" w16cex:dateUtc="2026-08-28T07:23:00Z"/>
  <w16cex:commentExtensible w16cex:durableId="2E3BD3D5" w16cex:dateUtc="2026-08-28T07:31:00Z"/>
  <w16cex:commentExtensible w16cex:durableId="2E3BD3F1" w16cex:dateUtc="2026-08-28T07:31:00Z"/>
  <w16cex:commentExtensible w16cex:durableId="2E3BD403" w16cex:dateUtc="2026-08-28T07:31:00Z"/>
  <w16cex:commentExtensible w16cex:durableId="2E3BD445" w16cex:dateUtc="2026-08-28T07:32:00Z"/>
  <w16cex:commentExtensible w16cex:durableId="2E3BD4AB" w16cex:dateUtc="2026-08-28T07:34:00Z"/>
  <w16cex:commentExtensible w16cex:durableId="0119716B" w16cex:dateUtc="2026-08-07T13:50:00Z"/>
  <w16cex:commentExtensible w16cex:durableId="2E3BD540" w16cex:dateUtc="2026-08-28T07:37:00Z"/>
  <w16cex:commentExtensible w16cex:durableId="2E3BD678" w16cex:dateUtc="2026-08-28T07: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C2684CF" w16cid:durableId="2E3BB914"/>
  <w16cid:commentId w16cid:paraId="05F25B89" w16cid:durableId="2E3BB9D4"/>
  <w16cid:commentId w16cid:paraId="4FE84BFC" w16cid:durableId="2E3BBCED"/>
  <w16cid:commentId w16cid:paraId="1F2AE5E9" w16cid:durableId="2E3BBFB5"/>
  <w16cid:commentId w16cid:paraId="2A8598B2" w16cid:durableId="2E3BC112"/>
  <w16cid:commentId w16cid:paraId="79797181" w16cid:durableId="2E3BC2D0"/>
  <w16cid:commentId w16cid:paraId="75E1A34D" w16cid:durableId="2E3BC786"/>
  <w16cid:commentId w16cid:paraId="28343AE0" w16cid:durableId="2E3BC93D"/>
  <w16cid:commentId w16cid:paraId="2C53AD07" w16cid:durableId="2E3BCAC4"/>
  <w16cid:commentId w16cid:paraId="33C5F745" w16cid:durableId="2E3BCB02"/>
  <w16cid:commentId w16cid:paraId="4FBAFE4E" w16cid:durableId="2E3BCAED"/>
  <w16cid:commentId w16cid:paraId="172B43FE" w16cid:durableId="2E3BC98B"/>
  <w16cid:commentId w16cid:paraId="0D0ADD6C" w16cid:durableId="2E3BC995"/>
  <w16cid:commentId w16cid:paraId="4CF45368" w16cid:durableId="2E3BC9AA"/>
  <w16cid:commentId w16cid:paraId="4E47C3FC" w16cid:durableId="2E3BC9AF"/>
  <w16cid:commentId w16cid:paraId="034F774A" w16cid:durableId="2E3BCA61"/>
  <w16cid:commentId w16cid:paraId="1C364640" w16cid:durableId="2E3BCB75"/>
  <w16cid:commentId w16cid:paraId="559247DA" w16cid:durableId="2E3BCC35"/>
  <w16cid:commentId w16cid:paraId="790332A2" w16cid:durableId="2E3BCC51"/>
  <w16cid:commentId w16cid:paraId="7F129A4E" w16cid:durableId="2E3BCC95"/>
  <w16cid:commentId w16cid:paraId="1B06984D" w16cid:durableId="2E3BCCED"/>
  <w16cid:commentId w16cid:paraId="4B442CA0" w16cid:durableId="2E3BCE17"/>
  <w16cid:commentId w16cid:paraId="5F612122" w16cid:durableId="2E3BCF41"/>
  <w16cid:commentId w16cid:paraId="2A258301" w16cid:durableId="2E3BD1B0"/>
  <w16cid:commentId w16cid:paraId="42C66EA5" w16cid:durableId="2E3BD228"/>
  <w16cid:commentId w16cid:paraId="42E039B6" w16cid:durableId="2E3BD3D5"/>
  <w16cid:commentId w16cid:paraId="68C9C991" w16cid:durableId="2E3BD3F1"/>
  <w16cid:commentId w16cid:paraId="4293F2F6" w16cid:durableId="2E3BD403"/>
  <w16cid:commentId w16cid:paraId="3D351046" w16cid:durableId="2E3BD445"/>
  <w16cid:commentId w16cid:paraId="3C24558B" w16cid:durableId="2E3BD4AB"/>
  <w16cid:commentId w16cid:paraId="18633DE5" w16cid:durableId="0119716B"/>
  <w16cid:commentId w16cid:paraId="6F6B3792" w16cid:durableId="2E3BD540"/>
  <w16cid:commentId w16cid:paraId="074B5122" w16cid:durableId="2E3BD6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C087DD" w14:textId="77777777" w:rsidR="00E4095C" w:rsidRDefault="00E4095C" w:rsidP="0089405E">
      <w:r>
        <w:separator/>
      </w:r>
    </w:p>
  </w:endnote>
  <w:endnote w:type="continuationSeparator" w:id="0">
    <w:p w14:paraId="6C6F7409" w14:textId="77777777" w:rsidR="00E4095C" w:rsidRDefault="00E4095C" w:rsidP="008940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dvOT1ef757c0">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rinda">
    <w:altName w:val="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roman">
    <w:altName w:val="Times New Roman"/>
    <w:charset w:val="00"/>
    <w:family w:val="auto"/>
    <w:pitch w:val="variable"/>
    <w:sig w:usb0="E00002FF" w:usb1="5000205A" w:usb2="00000000" w:usb3="00000000" w:csb0="0000019F" w:csb1="00000000"/>
  </w:font>
  <w:font w:name="Times-Bold">
    <w:altName w:val="Times New Roman"/>
    <w:charset w:val="00"/>
    <w:family w:val="auto"/>
    <w:pitch w:val="variable"/>
    <w:sig w:usb0="E00002FF" w:usb1="5000205A" w:usb2="00000000" w:usb3="00000000" w:csb0="0000019F" w:csb1="00000000"/>
  </w:font>
  <w:font w:name="TimesNewRomanPSMT">
    <w:altName w:val="Times New Roman"/>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64662520"/>
      <w:docPartObj>
        <w:docPartGallery w:val="Page Numbers (Bottom of Page)"/>
        <w:docPartUnique/>
      </w:docPartObj>
    </w:sdtPr>
    <w:sdtEndPr>
      <w:rPr>
        <w:rStyle w:val="PageNumber"/>
      </w:rPr>
    </w:sdtEndPr>
    <w:sdtContent>
      <w:p w14:paraId="2A7CA5D1" w14:textId="59F45008" w:rsidR="00902A8C" w:rsidRDefault="00902A8C" w:rsidP="0089527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965191">
          <w:rPr>
            <w:rStyle w:val="PageNumber"/>
            <w:noProof/>
          </w:rPr>
          <w:t>3</w:t>
        </w:r>
        <w:r>
          <w:rPr>
            <w:rStyle w:val="PageNumber"/>
          </w:rPr>
          <w:fldChar w:fldCharType="end"/>
        </w:r>
      </w:p>
    </w:sdtContent>
  </w:sdt>
  <w:p w14:paraId="4ABC079B" w14:textId="77777777" w:rsidR="00902A8C" w:rsidRDefault="00902A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sz w:val="20"/>
        <w:szCs w:val="20"/>
      </w:rPr>
      <w:id w:val="-1076355572"/>
      <w:docPartObj>
        <w:docPartGallery w:val="Page Numbers (Bottom of Page)"/>
        <w:docPartUnique/>
      </w:docPartObj>
    </w:sdtPr>
    <w:sdtEndPr>
      <w:rPr>
        <w:rStyle w:val="PageNumber"/>
      </w:rPr>
    </w:sdtEndPr>
    <w:sdtContent>
      <w:p w14:paraId="3FD4F428" w14:textId="18CF004D" w:rsidR="00902A8C" w:rsidRPr="00902A8C" w:rsidRDefault="00902A8C" w:rsidP="0089527D">
        <w:pPr>
          <w:pStyle w:val="Footer"/>
          <w:framePr w:wrap="none" w:vAnchor="text" w:hAnchor="margin" w:xAlign="center" w:y="1"/>
          <w:rPr>
            <w:rStyle w:val="PageNumber"/>
            <w:sz w:val="20"/>
            <w:szCs w:val="20"/>
          </w:rPr>
        </w:pPr>
        <w:r w:rsidRPr="00902A8C">
          <w:rPr>
            <w:rStyle w:val="PageNumber"/>
            <w:sz w:val="20"/>
            <w:szCs w:val="20"/>
          </w:rPr>
          <w:fldChar w:fldCharType="begin"/>
        </w:r>
        <w:r w:rsidRPr="00902A8C">
          <w:rPr>
            <w:rStyle w:val="PageNumber"/>
            <w:sz w:val="20"/>
            <w:szCs w:val="20"/>
          </w:rPr>
          <w:instrText xml:space="preserve"> PAGE </w:instrText>
        </w:r>
        <w:r w:rsidRPr="00902A8C">
          <w:rPr>
            <w:rStyle w:val="PageNumber"/>
            <w:sz w:val="20"/>
            <w:szCs w:val="20"/>
          </w:rPr>
          <w:fldChar w:fldCharType="separate"/>
        </w:r>
        <w:r w:rsidRPr="00902A8C">
          <w:rPr>
            <w:rStyle w:val="PageNumber"/>
            <w:noProof/>
            <w:sz w:val="20"/>
            <w:szCs w:val="20"/>
          </w:rPr>
          <w:t>1</w:t>
        </w:r>
        <w:r w:rsidRPr="00902A8C">
          <w:rPr>
            <w:rStyle w:val="PageNumber"/>
            <w:sz w:val="20"/>
            <w:szCs w:val="20"/>
          </w:rPr>
          <w:fldChar w:fldCharType="end"/>
        </w:r>
      </w:p>
    </w:sdtContent>
  </w:sdt>
  <w:p w14:paraId="4867592D" w14:textId="77777777" w:rsidR="00902A8C" w:rsidRDefault="0090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29F132" w14:textId="77777777" w:rsidR="00E4095C" w:rsidRDefault="00E4095C" w:rsidP="0089405E">
      <w:r>
        <w:separator/>
      </w:r>
    </w:p>
  </w:footnote>
  <w:footnote w:type="continuationSeparator" w:id="0">
    <w:p w14:paraId="2DAA9F18" w14:textId="77777777" w:rsidR="00E4095C" w:rsidRDefault="00E4095C" w:rsidP="008940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C4C94"/>
    <w:multiLevelType w:val="hybridMultilevel"/>
    <w:tmpl w:val="8A8ECC6E"/>
    <w:lvl w:ilvl="0" w:tplc="B760507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D43DAB"/>
    <w:multiLevelType w:val="hybridMultilevel"/>
    <w:tmpl w:val="B8C2892C"/>
    <w:lvl w:ilvl="0" w:tplc="0258618C">
      <w:start w:val="5"/>
      <w:numFmt w:val="bullet"/>
      <w:lvlText w:val="-"/>
      <w:lvlJc w:val="left"/>
      <w:pPr>
        <w:ind w:left="720" w:hanging="360"/>
      </w:pPr>
      <w:rPr>
        <w:rFonts w:ascii="Times" w:eastAsia="Times New Roman" w:hAnsi="Time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526C9E"/>
    <w:multiLevelType w:val="hybridMultilevel"/>
    <w:tmpl w:val="5DEA54BC"/>
    <w:lvl w:ilvl="0" w:tplc="7F1CFAC4">
      <w:numFmt w:val="bullet"/>
      <w:lvlText w:val="-"/>
      <w:lvlJc w:val="left"/>
      <w:pPr>
        <w:ind w:left="720" w:hanging="360"/>
      </w:pPr>
      <w:rPr>
        <w:rFonts w:ascii="Times" w:eastAsia="Times New Roman" w:hAnsi="Times" w:cs="Times New Roman" w:hint="default"/>
      </w:rPr>
    </w:lvl>
    <w:lvl w:ilvl="1" w:tplc="EBC68A32" w:tentative="1">
      <w:start w:val="1"/>
      <w:numFmt w:val="bullet"/>
      <w:lvlText w:val="o"/>
      <w:lvlJc w:val="left"/>
      <w:pPr>
        <w:ind w:left="1440" w:hanging="360"/>
      </w:pPr>
      <w:rPr>
        <w:rFonts w:ascii="Courier New" w:hAnsi="Courier New" w:cs="Courier New" w:hint="default"/>
      </w:rPr>
    </w:lvl>
    <w:lvl w:ilvl="2" w:tplc="058623C0" w:tentative="1">
      <w:start w:val="1"/>
      <w:numFmt w:val="bullet"/>
      <w:lvlText w:val=""/>
      <w:lvlJc w:val="left"/>
      <w:pPr>
        <w:ind w:left="2160" w:hanging="360"/>
      </w:pPr>
      <w:rPr>
        <w:rFonts w:ascii="Wingdings" w:hAnsi="Wingdings" w:hint="default"/>
      </w:rPr>
    </w:lvl>
    <w:lvl w:ilvl="3" w:tplc="F6F6CCCA" w:tentative="1">
      <w:start w:val="1"/>
      <w:numFmt w:val="bullet"/>
      <w:lvlText w:val=""/>
      <w:lvlJc w:val="left"/>
      <w:pPr>
        <w:ind w:left="2880" w:hanging="360"/>
      </w:pPr>
      <w:rPr>
        <w:rFonts w:ascii="Symbol" w:hAnsi="Symbol" w:hint="default"/>
      </w:rPr>
    </w:lvl>
    <w:lvl w:ilvl="4" w:tplc="F154C786" w:tentative="1">
      <w:start w:val="1"/>
      <w:numFmt w:val="bullet"/>
      <w:lvlText w:val="o"/>
      <w:lvlJc w:val="left"/>
      <w:pPr>
        <w:ind w:left="3600" w:hanging="360"/>
      </w:pPr>
      <w:rPr>
        <w:rFonts w:ascii="Courier New" w:hAnsi="Courier New" w:cs="Courier New" w:hint="default"/>
      </w:rPr>
    </w:lvl>
    <w:lvl w:ilvl="5" w:tplc="17C2CAE2" w:tentative="1">
      <w:start w:val="1"/>
      <w:numFmt w:val="bullet"/>
      <w:lvlText w:val=""/>
      <w:lvlJc w:val="left"/>
      <w:pPr>
        <w:ind w:left="4320" w:hanging="360"/>
      </w:pPr>
      <w:rPr>
        <w:rFonts w:ascii="Wingdings" w:hAnsi="Wingdings" w:hint="default"/>
      </w:rPr>
    </w:lvl>
    <w:lvl w:ilvl="6" w:tplc="DD581D2C" w:tentative="1">
      <w:start w:val="1"/>
      <w:numFmt w:val="bullet"/>
      <w:lvlText w:val=""/>
      <w:lvlJc w:val="left"/>
      <w:pPr>
        <w:ind w:left="5040" w:hanging="360"/>
      </w:pPr>
      <w:rPr>
        <w:rFonts w:ascii="Symbol" w:hAnsi="Symbol" w:hint="default"/>
      </w:rPr>
    </w:lvl>
    <w:lvl w:ilvl="7" w:tplc="6DC8166A" w:tentative="1">
      <w:start w:val="1"/>
      <w:numFmt w:val="bullet"/>
      <w:lvlText w:val="o"/>
      <w:lvlJc w:val="left"/>
      <w:pPr>
        <w:ind w:left="5760" w:hanging="360"/>
      </w:pPr>
      <w:rPr>
        <w:rFonts w:ascii="Courier New" w:hAnsi="Courier New" w:cs="Courier New" w:hint="default"/>
      </w:rPr>
    </w:lvl>
    <w:lvl w:ilvl="8" w:tplc="2FB2372E" w:tentative="1">
      <w:start w:val="1"/>
      <w:numFmt w:val="bullet"/>
      <w:lvlText w:val=""/>
      <w:lvlJc w:val="left"/>
      <w:pPr>
        <w:ind w:left="6480" w:hanging="360"/>
      </w:pPr>
      <w:rPr>
        <w:rFonts w:ascii="Wingdings" w:hAnsi="Wingdings" w:hint="default"/>
      </w:rPr>
    </w:lvl>
  </w:abstractNum>
  <w:abstractNum w:abstractNumId="3" w15:restartNumberingAfterBreak="0">
    <w:nsid w:val="252D5B57"/>
    <w:multiLevelType w:val="hybridMultilevel"/>
    <w:tmpl w:val="576E8030"/>
    <w:lvl w:ilvl="0" w:tplc="2C58A32C">
      <w:numFmt w:val="bullet"/>
      <w:lvlText w:val="-"/>
      <w:lvlJc w:val="left"/>
      <w:pPr>
        <w:ind w:left="720" w:hanging="360"/>
      </w:pPr>
      <w:rPr>
        <w:rFonts w:ascii="AdvOT1ef757c0" w:eastAsia="Times New Roman" w:hAnsi="AdvOT1ef757c0" w:cs="Times New Roman" w:hint="default"/>
        <w:b w:val="0"/>
        <w:sz w:val="18"/>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AB77B70"/>
    <w:multiLevelType w:val="hybridMultilevel"/>
    <w:tmpl w:val="E5161D54"/>
    <w:lvl w:ilvl="0" w:tplc="B8F40436">
      <w:numFmt w:val="bullet"/>
      <w:lvlText w:val="-"/>
      <w:lvlJc w:val="left"/>
      <w:pPr>
        <w:ind w:left="720" w:hanging="360"/>
      </w:pPr>
      <w:rPr>
        <w:rFonts w:ascii="Times" w:eastAsia="Times New Roman" w:hAnsi="Time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6FA574A"/>
    <w:multiLevelType w:val="hybridMultilevel"/>
    <w:tmpl w:val="043E11D6"/>
    <w:lvl w:ilvl="0" w:tplc="0807000B">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D8E2E8A"/>
    <w:multiLevelType w:val="hybridMultilevel"/>
    <w:tmpl w:val="F97249C0"/>
    <w:lvl w:ilvl="0" w:tplc="0807000B">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26C7389"/>
    <w:multiLevelType w:val="hybridMultilevel"/>
    <w:tmpl w:val="1AD82C8C"/>
    <w:lvl w:ilvl="0" w:tplc="7932E4F2">
      <w:start w:val="4"/>
      <w:numFmt w:val="bullet"/>
      <w:lvlText w:val="-"/>
      <w:lvlJc w:val="left"/>
      <w:pPr>
        <w:ind w:left="720" w:hanging="360"/>
      </w:pPr>
      <w:rPr>
        <w:rFonts w:ascii="Times New Roman" w:eastAsia="Times New Roman" w:hAnsi="Times New Roman" w:cs="Times New Roman" w:hint="default"/>
      </w:rPr>
    </w:lvl>
    <w:lvl w:ilvl="1" w:tplc="B8AA0B14" w:tentative="1">
      <w:start w:val="1"/>
      <w:numFmt w:val="bullet"/>
      <w:lvlText w:val="o"/>
      <w:lvlJc w:val="left"/>
      <w:pPr>
        <w:ind w:left="1440" w:hanging="360"/>
      </w:pPr>
      <w:rPr>
        <w:rFonts w:ascii="Courier New" w:hAnsi="Courier New" w:cs="Courier New" w:hint="default"/>
      </w:rPr>
    </w:lvl>
    <w:lvl w:ilvl="2" w:tplc="6256EDC0" w:tentative="1">
      <w:start w:val="1"/>
      <w:numFmt w:val="bullet"/>
      <w:lvlText w:val=""/>
      <w:lvlJc w:val="left"/>
      <w:pPr>
        <w:ind w:left="2160" w:hanging="360"/>
      </w:pPr>
      <w:rPr>
        <w:rFonts w:ascii="Wingdings" w:hAnsi="Wingdings" w:hint="default"/>
      </w:rPr>
    </w:lvl>
    <w:lvl w:ilvl="3" w:tplc="6E6A4C86" w:tentative="1">
      <w:start w:val="1"/>
      <w:numFmt w:val="bullet"/>
      <w:lvlText w:val=""/>
      <w:lvlJc w:val="left"/>
      <w:pPr>
        <w:ind w:left="2880" w:hanging="360"/>
      </w:pPr>
      <w:rPr>
        <w:rFonts w:ascii="Symbol" w:hAnsi="Symbol" w:hint="default"/>
      </w:rPr>
    </w:lvl>
    <w:lvl w:ilvl="4" w:tplc="22FC667E" w:tentative="1">
      <w:start w:val="1"/>
      <w:numFmt w:val="bullet"/>
      <w:lvlText w:val="o"/>
      <w:lvlJc w:val="left"/>
      <w:pPr>
        <w:ind w:left="3600" w:hanging="360"/>
      </w:pPr>
      <w:rPr>
        <w:rFonts w:ascii="Courier New" w:hAnsi="Courier New" w:cs="Courier New" w:hint="default"/>
      </w:rPr>
    </w:lvl>
    <w:lvl w:ilvl="5" w:tplc="62CA338C" w:tentative="1">
      <w:start w:val="1"/>
      <w:numFmt w:val="bullet"/>
      <w:lvlText w:val=""/>
      <w:lvlJc w:val="left"/>
      <w:pPr>
        <w:ind w:left="4320" w:hanging="360"/>
      </w:pPr>
      <w:rPr>
        <w:rFonts w:ascii="Wingdings" w:hAnsi="Wingdings" w:hint="default"/>
      </w:rPr>
    </w:lvl>
    <w:lvl w:ilvl="6" w:tplc="C94C18E8" w:tentative="1">
      <w:start w:val="1"/>
      <w:numFmt w:val="bullet"/>
      <w:lvlText w:val=""/>
      <w:lvlJc w:val="left"/>
      <w:pPr>
        <w:ind w:left="5040" w:hanging="360"/>
      </w:pPr>
      <w:rPr>
        <w:rFonts w:ascii="Symbol" w:hAnsi="Symbol" w:hint="default"/>
      </w:rPr>
    </w:lvl>
    <w:lvl w:ilvl="7" w:tplc="D92618D0" w:tentative="1">
      <w:start w:val="1"/>
      <w:numFmt w:val="bullet"/>
      <w:lvlText w:val="o"/>
      <w:lvlJc w:val="left"/>
      <w:pPr>
        <w:ind w:left="5760" w:hanging="360"/>
      </w:pPr>
      <w:rPr>
        <w:rFonts w:ascii="Courier New" w:hAnsi="Courier New" w:cs="Courier New" w:hint="default"/>
      </w:rPr>
    </w:lvl>
    <w:lvl w:ilvl="8" w:tplc="42727288" w:tentative="1">
      <w:start w:val="1"/>
      <w:numFmt w:val="bullet"/>
      <w:lvlText w:val=""/>
      <w:lvlJc w:val="left"/>
      <w:pPr>
        <w:ind w:left="6480" w:hanging="360"/>
      </w:pPr>
      <w:rPr>
        <w:rFonts w:ascii="Wingdings" w:hAnsi="Wingdings" w:hint="default"/>
      </w:rPr>
    </w:lvl>
  </w:abstractNum>
  <w:abstractNum w:abstractNumId="8" w15:restartNumberingAfterBreak="0">
    <w:nsid w:val="43BB0C87"/>
    <w:multiLevelType w:val="multilevel"/>
    <w:tmpl w:val="0BA4ED4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44BB0C0E"/>
    <w:multiLevelType w:val="hybridMultilevel"/>
    <w:tmpl w:val="C5107E84"/>
    <w:lvl w:ilvl="0" w:tplc="51769822">
      <w:start w:val="1"/>
      <w:numFmt w:val="decimal"/>
      <w:lvlText w:val="%1."/>
      <w:lvlJc w:val="left"/>
      <w:pPr>
        <w:ind w:left="720" w:hanging="360"/>
      </w:pPr>
      <w:rPr>
        <w:rFonts w:hint="default"/>
      </w:rPr>
    </w:lvl>
    <w:lvl w:ilvl="1" w:tplc="E63E7B7C" w:tentative="1">
      <w:start w:val="1"/>
      <w:numFmt w:val="lowerLetter"/>
      <w:lvlText w:val="%2."/>
      <w:lvlJc w:val="left"/>
      <w:pPr>
        <w:ind w:left="1440" w:hanging="360"/>
      </w:pPr>
    </w:lvl>
    <w:lvl w:ilvl="2" w:tplc="C5BC7B16" w:tentative="1">
      <w:start w:val="1"/>
      <w:numFmt w:val="lowerRoman"/>
      <w:lvlText w:val="%3."/>
      <w:lvlJc w:val="right"/>
      <w:pPr>
        <w:ind w:left="2160" w:hanging="180"/>
      </w:pPr>
    </w:lvl>
    <w:lvl w:ilvl="3" w:tplc="5BBA8020" w:tentative="1">
      <w:start w:val="1"/>
      <w:numFmt w:val="decimal"/>
      <w:lvlText w:val="%4."/>
      <w:lvlJc w:val="left"/>
      <w:pPr>
        <w:ind w:left="2880" w:hanging="360"/>
      </w:pPr>
    </w:lvl>
    <w:lvl w:ilvl="4" w:tplc="ABD829A6" w:tentative="1">
      <w:start w:val="1"/>
      <w:numFmt w:val="lowerLetter"/>
      <w:lvlText w:val="%5."/>
      <w:lvlJc w:val="left"/>
      <w:pPr>
        <w:ind w:left="3600" w:hanging="360"/>
      </w:pPr>
    </w:lvl>
    <w:lvl w:ilvl="5" w:tplc="2AA6A3BA" w:tentative="1">
      <w:start w:val="1"/>
      <w:numFmt w:val="lowerRoman"/>
      <w:lvlText w:val="%6."/>
      <w:lvlJc w:val="right"/>
      <w:pPr>
        <w:ind w:left="4320" w:hanging="180"/>
      </w:pPr>
    </w:lvl>
    <w:lvl w:ilvl="6" w:tplc="9F1EDCAC" w:tentative="1">
      <w:start w:val="1"/>
      <w:numFmt w:val="decimal"/>
      <w:lvlText w:val="%7."/>
      <w:lvlJc w:val="left"/>
      <w:pPr>
        <w:ind w:left="5040" w:hanging="360"/>
      </w:pPr>
    </w:lvl>
    <w:lvl w:ilvl="7" w:tplc="2F2285E8" w:tentative="1">
      <w:start w:val="1"/>
      <w:numFmt w:val="lowerLetter"/>
      <w:lvlText w:val="%8."/>
      <w:lvlJc w:val="left"/>
      <w:pPr>
        <w:ind w:left="5760" w:hanging="360"/>
      </w:pPr>
    </w:lvl>
    <w:lvl w:ilvl="8" w:tplc="892A9174" w:tentative="1">
      <w:start w:val="1"/>
      <w:numFmt w:val="lowerRoman"/>
      <w:lvlText w:val="%9."/>
      <w:lvlJc w:val="right"/>
      <w:pPr>
        <w:ind w:left="6480" w:hanging="180"/>
      </w:pPr>
    </w:lvl>
  </w:abstractNum>
  <w:abstractNum w:abstractNumId="10" w15:restartNumberingAfterBreak="0">
    <w:nsid w:val="4A776EF4"/>
    <w:multiLevelType w:val="hybridMultilevel"/>
    <w:tmpl w:val="3C8E98B4"/>
    <w:lvl w:ilvl="0" w:tplc="200E139A">
      <w:start w:val="2"/>
      <w:numFmt w:val="bullet"/>
      <w:lvlText w:val="-"/>
      <w:lvlJc w:val="left"/>
      <w:pPr>
        <w:ind w:left="720" w:hanging="360"/>
      </w:pPr>
      <w:rPr>
        <w:rFonts w:ascii="Times" w:eastAsia="Times New Roman" w:hAnsi="Times" w:cs="Times New Roman" w:hint="default"/>
      </w:rPr>
    </w:lvl>
    <w:lvl w:ilvl="1" w:tplc="79D08598" w:tentative="1">
      <w:start w:val="1"/>
      <w:numFmt w:val="bullet"/>
      <w:lvlText w:val="o"/>
      <w:lvlJc w:val="left"/>
      <w:pPr>
        <w:ind w:left="1440" w:hanging="360"/>
      </w:pPr>
      <w:rPr>
        <w:rFonts w:ascii="Courier New" w:hAnsi="Courier New" w:cs="Courier New" w:hint="default"/>
      </w:rPr>
    </w:lvl>
    <w:lvl w:ilvl="2" w:tplc="88C0D680" w:tentative="1">
      <w:start w:val="1"/>
      <w:numFmt w:val="bullet"/>
      <w:lvlText w:val=""/>
      <w:lvlJc w:val="left"/>
      <w:pPr>
        <w:ind w:left="2160" w:hanging="360"/>
      </w:pPr>
      <w:rPr>
        <w:rFonts w:ascii="Wingdings" w:hAnsi="Wingdings" w:hint="default"/>
      </w:rPr>
    </w:lvl>
    <w:lvl w:ilvl="3" w:tplc="7DE05CD8" w:tentative="1">
      <w:start w:val="1"/>
      <w:numFmt w:val="bullet"/>
      <w:lvlText w:val=""/>
      <w:lvlJc w:val="left"/>
      <w:pPr>
        <w:ind w:left="2880" w:hanging="360"/>
      </w:pPr>
      <w:rPr>
        <w:rFonts w:ascii="Symbol" w:hAnsi="Symbol" w:hint="default"/>
      </w:rPr>
    </w:lvl>
    <w:lvl w:ilvl="4" w:tplc="221A969E" w:tentative="1">
      <w:start w:val="1"/>
      <w:numFmt w:val="bullet"/>
      <w:lvlText w:val="o"/>
      <w:lvlJc w:val="left"/>
      <w:pPr>
        <w:ind w:left="3600" w:hanging="360"/>
      </w:pPr>
      <w:rPr>
        <w:rFonts w:ascii="Courier New" w:hAnsi="Courier New" w:cs="Courier New" w:hint="default"/>
      </w:rPr>
    </w:lvl>
    <w:lvl w:ilvl="5" w:tplc="AFE68A60" w:tentative="1">
      <w:start w:val="1"/>
      <w:numFmt w:val="bullet"/>
      <w:lvlText w:val=""/>
      <w:lvlJc w:val="left"/>
      <w:pPr>
        <w:ind w:left="4320" w:hanging="360"/>
      </w:pPr>
      <w:rPr>
        <w:rFonts w:ascii="Wingdings" w:hAnsi="Wingdings" w:hint="default"/>
      </w:rPr>
    </w:lvl>
    <w:lvl w:ilvl="6" w:tplc="2B7A4AB4" w:tentative="1">
      <w:start w:val="1"/>
      <w:numFmt w:val="bullet"/>
      <w:lvlText w:val=""/>
      <w:lvlJc w:val="left"/>
      <w:pPr>
        <w:ind w:left="5040" w:hanging="360"/>
      </w:pPr>
      <w:rPr>
        <w:rFonts w:ascii="Symbol" w:hAnsi="Symbol" w:hint="default"/>
      </w:rPr>
    </w:lvl>
    <w:lvl w:ilvl="7" w:tplc="5582DC44" w:tentative="1">
      <w:start w:val="1"/>
      <w:numFmt w:val="bullet"/>
      <w:lvlText w:val="o"/>
      <w:lvlJc w:val="left"/>
      <w:pPr>
        <w:ind w:left="5760" w:hanging="360"/>
      </w:pPr>
      <w:rPr>
        <w:rFonts w:ascii="Courier New" w:hAnsi="Courier New" w:cs="Courier New" w:hint="default"/>
      </w:rPr>
    </w:lvl>
    <w:lvl w:ilvl="8" w:tplc="DD9AECDC" w:tentative="1">
      <w:start w:val="1"/>
      <w:numFmt w:val="bullet"/>
      <w:lvlText w:val=""/>
      <w:lvlJc w:val="left"/>
      <w:pPr>
        <w:ind w:left="6480" w:hanging="360"/>
      </w:pPr>
      <w:rPr>
        <w:rFonts w:ascii="Wingdings" w:hAnsi="Wingdings" w:hint="default"/>
      </w:rPr>
    </w:lvl>
  </w:abstractNum>
  <w:abstractNum w:abstractNumId="11" w15:restartNumberingAfterBreak="0">
    <w:nsid w:val="50C67E4F"/>
    <w:multiLevelType w:val="hybridMultilevel"/>
    <w:tmpl w:val="CCC8C4FE"/>
    <w:lvl w:ilvl="0" w:tplc="EEA25F2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2041F37"/>
    <w:multiLevelType w:val="hybridMultilevel"/>
    <w:tmpl w:val="A58806C8"/>
    <w:lvl w:ilvl="0" w:tplc="FFFFFFFF">
      <w:numFmt w:val="bullet"/>
      <w:lvlText w:val="-"/>
      <w:lvlJc w:val="left"/>
      <w:pPr>
        <w:ind w:left="720" w:hanging="360"/>
      </w:pPr>
      <w:rPr>
        <w:rFonts w:ascii="Times" w:eastAsia="Times New Roman" w:hAnsi="Times" w:cs="Times New Roman" w:hint="default"/>
      </w:rPr>
    </w:lvl>
    <w:lvl w:ilvl="1" w:tplc="0807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402280A"/>
    <w:multiLevelType w:val="hybridMultilevel"/>
    <w:tmpl w:val="DE3C5C48"/>
    <w:lvl w:ilvl="0" w:tplc="6F6E3000">
      <w:numFmt w:val="bullet"/>
      <w:lvlText w:val="-"/>
      <w:lvlJc w:val="left"/>
      <w:pPr>
        <w:ind w:left="720" w:hanging="360"/>
      </w:pPr>
      <w:rPr>
        <w:rFonts w:ascii="Times" w:eastAsia="Times New Roman" w:hAnsi="Times"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832459A"/>
    <w:multiLevelType w:val="hybridMultilevel"/>
    <w:tmpl w:val="C16284A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5E680A59"/>
    <w:multiLevelType w:val="hybridMultilevel"/>
    <w:tmpl w:val="C7767CE6"/>
    <w:lvl w:ilvl="0" w:tplc="41D4EF7A">
      <w:start w:val="1"/>
      <w:numFmt w:val="decimal"/>
      <w:lvlText w:val="%1."/>
      <w:lvlJc w:val="left"/>
      <w:pPr>
        <w:ind w:left="720" w:hanging="360"/>
      </w:pPr>
      <w:rPr>
        <w:rFonts w:hint="default"/>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06A697C"/>
    <w:multiLevelType w:val="hybridMultilevel"/>
    <w:tmpl w:val="07CC8D0C"/>
    <w:lvl w:ilvl="0" w:tplc="A18C0F9E">
      <w:start w:val="1"/>
      <w:numFmt w:val="bullet"/>
      <w:lvlText w:val="·"/>
      <w:lvlJc w:val="left"/>
      <w:pPr>
        <w:ind w:left="720" w:hanging="360"/>
      </w:pPr>
      <w:rPr>
        <w:rFonts w:ascii="Symbol" w:hAnsi="Symbol" w:hint="default"/>
      </w:rPr>
    </w:lvl>
    <w:lvl w:ilvl="1" w:tplc="A028B5A0">
      <w:start w:val="1"/>
      <w:numFmt w:val="bullet"/>
      <w:lvlText w:val="o"/>
      <w:lvlJc w:val="left"/>
      <w:pPr>
        <w:ind w:left="1440" w:hanging="360"/>
      </w:pPr>
      <w:rPr>
        <w:rFonts w:ascii="Courier New" w:hAnsi="Courier New" w:hint="default"/>
      </w:rPr>
    </w:lvl>
    <w:lvl w:ilvl="2" w:tplc="6DAA757C">
      <w:start w:val="1"/>
      <w:numFmt w:val="bullet"/>
      <w:lvlText w:val=""/>
      <w:lvlJc w:val="left"/>
      <w:pPr>
        <w:ind w:left="2160" w:hanging="360"/>
      </w:pPr>
      <w:rPr>
        <w:rFonts w:ascii="Wingdings" w:hAnsi="Wingdings" w:hint="default"/>
      </w:rPr>
    </w:lvl>
    <w:lvl w:ilvl="3" w:tplc="78B05286">
      <w:start w:val="1"/>
      <w:numFmt w:val="bullet"/>
      <w:lvlText w:val=""/>
      <w:lvlJc w:val="left"/>
      <w:pPr>
        <w:ind w:left="2880" w:hanging="360"/>
      </w:pPr>
      <w:rPr>
        <w:rFonts w:ascii="Symbol" w:hAnsi="Symbol" w:hint="default"/>
      </w:rPr>
    </w:lvl>
    <w:lvl w:ilvl="4" w:tplc="760ABC26">
      <w:start w:val="1"/>
      <w:numFmt w:val="bullet"/>
      <w:lvlText w:val="o"/>
      <w:lvlJc w:val="left"/>
      <w:pPr>
        <w:ind w:left="3600" w:hanging="360"/>
      </w:pPr>
      <w:rPr>
        <w:rFonts w:ascii="Courier New" w:hAnsi="Courier New" w:hint="default"/>
      </w:rPr>
    </w:lvl>
    <w:lvl w:ilvl="5" w:tplc="79F2A5C0">
      <w:start w:val="1"/>
      <w:numFmt w:val="bullet"/>
      <w:lvlText w:val=""/>
      <w:lvlJc w:val="left"/>
      <w:pPr>
        <w:ind w:left="4320" w:hanging="360"/>
      </w:pPr>
      <w:rPr>
        <w:rFonts w:ascii="Wingdings" w:hAnsi="Wingdings" w:hint="default"/>
      </w:rPr>
    </w:lvl>
    <w:lvl w:ilvl="6" w:tplc="233409D8">
      <w:start w:val="1"/>
      <w:numFmt w:val="bullet"/>
      <w:lvlText w:val=""/>
      <w:lvlJc w:val="left"/>
      <w:pPr>
        <w:ind w:left="5040" w:hanging="360"/>
      </w:pPr>
      <w:rPr>
        <w:rFonts w:ascii="Symbol" w:hAnsi="Symbol" w:hint="default"/>
      </w:rPr>
    </w:lvl>
    <w:lvl w:ilvl="7" w:tplc="0B3698E8">
      <w:start w:val="1"/>
      <w:numFmt w:val="bullet"/>
      <w:lvlText w:val="o"/>
      <w:lvlJc w:val="left"/>
      <w:pPr>
        <w:ind w:left="5760" w:hanging="360"/>
      </w:pPr>
      <w:rPr>
        <w:rFonts w:ascii="Courier New" w:hAnsi="Courier New" w:hint="default"/>
      </w:rPr>
    </w:lvl>
    <w:lvl w:ilvl="8" w:tplc="96164A04">
      <w:start w:val="1"/>
      <w:numFmt w:val="bullet"/>
      <w:lvlText w:val=""/>
      <w:lvlJc w:val="left"/>
      <w:pPr>
        <w:ind w:left="6480" w:hanging="360"/>
      </w:pPr>
      <w:rPr>
        <w:rFonts w:ascii="Wingdings" w:hAnsi="Wingdings" w:hint="default"/>
      </w:rPr>
    </w:lvl>
  </w:abstractNum>
  <w:abstractNum w:abstractNumId="17" w15:restartNumberingAfterBreak="0">
    <w:nsid w:val="65A23A8E"/>
    <w:multiLevelType w:val="hybridMultilevel"/>
    <w:tmpl w:val="B8087D04"/>
    <w:lvl w:ilvl="0" w:tplc="1C8ECB88">
      <w:start w:val="3"/>
      <w:numFmt w:val="bullet"/>
      <w:lvlText w:val="-"/>
      <w:lvlJc w:val="left"/>
      <w:pPr>
        <w:ind w:left="720" w:hanging="360"/>
      </w:pPr>
      <w:rPr>
        <w:rFonts w:ascii="Tahoma" w:eastAsia="Times New Roman" w:hAnsi="Tahoma" w:cs="Tahoma"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6A201CF1"/>
    <w:multiLevelType w:val="hybridMultilevel"/>
    <w:tmpl w:val="65CEEE0E"/>
    <w:lvl w:ilvl="0" w:tplc="27844ECE">
      <w:numFmt w:val="bullet"/>
      <w:lvlText w:val="-"/>
      <w:lvlJc w:val="left"/>
      <w:pPr>
        <w:ind w:left="720" w:hanging="360"/>
      </w:pPr>
      <w:rPr>
        <w:rFonts w:ascii="Times" w:eastAsia="Times New Roman" w:hAnsi="Times" w:cs="Times" w:hint="default"/>
      </w:rPr>
    </w:lvl>
    <w:lvl w:ilvl="1" w:tplc="92DA47C8" w:tentative="1">
      <w:start w:val="1"/>
      <w:numFmt w:val="bullet"/>
      <w:lvlText w:val="o"/>
      <w:lvlJc w:val="left"/>
      <w:pPr>
        <w:ind w:left="1440" w:hanging="360"/>
      </w:pPr>
      <w:rPr>
        <w:rFonts w:ascii="Courier New" w:hAnsi="Courier New" w:cs="Courier New" w:hint="default"/>
      </w:rPr>
    </w:lvl>
    <w:lvl w:ilvl="2" w:tplc="23BE9310" w:tentative="1">
      <w:start w:val="1"/>
      <w:numFmt w:val="bullet"/>
      <w:lvlText w:val=""/>
      <w:lvlJc w:val="left"/>
      <w:pPr>
        <w:ind w:left="2160" w:hanging="360"/>
      </w:pPr>
      <w:rPr>
        <w:rFonts w:ascii="Wingdings" w:hAnsi="Wingdings" w:hint="default"/>
      </w:rPr>
    </w:lvl>
    <w:lvl w:ilvl="3" w:tplc="4DF2BFB8" w:tentative="1">
      <w:start w:val="1"/>
      <w:numFmt w:val="bullet"/>
      <w:lvlText w:val=""/>
      <w:lvlJc w:val="left"/>
      <w:pPr>
        <w:ind w:left="2880" w:hanging="360"/>
      </w:pPr>
      <w:rPr>
        <w:rFonts w:ascii="Symbol" w:hAnsi="Symbol" w:hint="default"/>
      </w:rPr>
    </w:lvl>
    <w:lvl w:ilvl="4" w:tplc="7CC03F52" w:tentative="1">
      <w:start w:val="1"/>
      <w:numFmt w:val="bullet"/>
      <w:lvlText w:val="o"/>
      <w:lvlJc w:val="left"/>
      <w:pPr>
        <w:ind w:left="3600" w:hanging="360"/>
      </w:pPr>
      <w:rPr>
        <w:rFonts w:ascii="Courier New" w:hAnsi="Courier New" w:cs="Courier New" w:hint="default"/>
      </w:rPr>
    </w:lvl>
    <w:lvl w:ilvl="5" w:tplc="9DFEACB2" w:tentative="1">
      <w:start w:val="1"/>
      <w:numFmt w:val="bullet"/>
      <w:lvlText w:val=""/>
      <w:lvlJc w:val="left"/>
      <w:pPr>
        <w:ind w:left="4320" w:hanging="360"/>
      </w:pPr>
      <w:rPr>
        <w:rFonts w:ascii="Wingdings" w:hAnsi="Wingdings" w:hint="default"/>
      </w:rPr>
    </w:lvl>
    <w:lvl w:ilvl="6" w:tplc="D09A3CDA" w:tentative="1">
      <w:start w:val="1"/>
      <w:numFmt w:val="bullet"/>
      <w:lvlText w:val=""/>
      <w:lvlJc w:val="left"/>
      <w:pPr>
        <w:ind w:left="5040" w:hanging="360"/>
      </w:pPr>
      <w:rPr>
        <w:rFonts w:ascii="Symbol" w:hAnsi="Symbol" w:hint="default"/>
      </w:rPr>
    </w:lvl>
    <w:lvl w:ilvl="7" w:tplc="E9B201D8" w:tentative="1">
      <w:start w:val="1"/>
      <w:numFmt w:val="bullet"/>
      <w:lvlText w:val="o"/>
      <w:lvlJc w:val="left"/>
      <w:pPr>
        <w:ind w:left="5760" w:hanging="360"/>
      </w:pPr>
      <w:rPr>
        <w:rFonts w:ascii="Courier New" w:hAnsi="Courier New" w:cs="Courier New" w:hint="default"/>
      </w:rPr>
    </w:lvl>
    <w:lvl w:ilvl="8" w:tplc="309E7D14" w:tentative="1">
      <w:start w:val="1"/>
      <w:numFmt w:val="bullet"/>
      <w:lvlText w:val=""/>
      <w:lvlJc w:val="left"/>
      <w:pPr>
        <w:ind w:left="6480" w:hanging="360"/>
      </w:pPr>
      <w:rPr>
        <w:rFonts w:ascii="Wingdings" w:hAnsi="Wingdings" w:hint="default"/>
      </w:rPr>
    </w:lvl>
  </w:abstractNum>
  <w:abstractNum w:abstractNumId="19" w15:restartNumberingAfterBreak="0">
    <w:nsid w:val="6D4F46D5"/>
    <w:multiLevelType w:val="hybridMultilevel"/>
    <w:tmpl w:val="0EA4FC14"/>
    <w:lvl w:ilvl="0" w:tplc="0809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3374EB5"/>
    <w:multiLevelType w:val="hybridMultilevel"/>
    <w:tmpl w:val="B62C6828"/>
    <w:lvl w:ilvl="0" w:tplc="FFFFFFFF">
      <w:numFmt w:val="bullet"/>
      <w:lvlText w:val="-"/>
      <w:lvlJc w:val="left"/>
      <w:pPr>
        <w:ind w:left="720" w:hanging="360"/>
      </w:pPr>
      <w:rPr>
        <w:rFonts w:ascii="Times" w:eastAsia="Times New Roman" w:hAnsi="Times" w:cs="Times New Roman" w:hint="default"/>
      </w:rPr>
    </w:lvl>
    <w:lvl w:ilvl="1" w:tplc="0807000B">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5F3446C"/>
    <w:multiLevelType w:val="hybridMultilevel"/>
    <w:tmpl w:val="B4407C48"/>
    <w:lvl w:ilvl="0" w:tplc="AFF60892">
      <w:start w:val="2"/>
      <w:numFmt w:val="bullet"/>
      <w:lvlText w:val="-"/>
      <w:lvlJc w:val="left"/>
      <w:pPr>
        <w:ind w:left="720" w:hanging="360"/>
      </w:pPr>
      <w:rPr>
        <w:rFonts w:ascii="Times" w:eastAsia="Times New Roman" w:hAnsi="Times" w:cs="Times New Roman" w:hint="default"/>
      </w:rPr>
    </w:lvl>
    <w:lvl w:ilvl="1" w:tplc="1046AC20" w:tentative="1">
      <w:start w:val="1"/>
      <w:numFmt w:val="bullet"/>
      <w:lvlText w:val="o"/>
      <w:lvlJc w:val="left"/>
      <w:pPr>
        <w:ind w:left="1440" w:hanging="360"/>
      </w:pPr>
      <w:rPr>
        <w:rFonts w:ascii="Courier New" w:hAnsi="Courier New" w:cs="Courier New" w:hint="default"/>
      </w:rPr>
    </w:lvl>
    <w:lvl w:ilvl="2" w:tplc="E4AAEF4C" w:tentative="1">
      <w:start w:val="1"/>
      <w:numFmt w:val="bullet"/>
      <w:lvlText w:val=""/>
      <w:lvlJc w:val="left"/>
      <w:pPr>
        <w:ind w:left="2160" w:hanging="360"/>
      </w:pPr>
      <w:rPr>
        <w:rFonts w:ascii="Wingdings" w:hAnsi="Wingdings" w:hint="default"/>
      </w:rPr>
    </w:lvl>
    <w:lvl w:ilvl="3" w:tplc="B804004C" w:tentative="1">
      <w:start w:val="1"/>
      <w:numFmt w:val="bullet"/>
      <w:lvlText w:val=""/>
      <w:lvlJc w:val="left"/>
      <w:pPr>
        <w:ind w:left="2880" w:hanging="360"/>
      </w:pPr>
      <w:rPr>
        <w:rFonts w:ascii="Symbol" w:hAnsi="Symbol" w:hint="default"/>
      </w:rPr>
    </w:lvl>
    <w:lvl w:ilvl="4" w:tplc="D3168852" w:tentative="1">
      <w:start w:val="1"/>
      <w:numFmt w:val="bullet"/>
      <w:lvlText w:val="o"/>
      <w:lvlJc w:val="left"/>
      <w:pPr>
        <w:ind w:left="3600" w:hanging="360"/>
      </w:pPr>
      <w:rPr>
        <w:rFonts w:ascii="Courier New" w:hAnsi="Courier New" w:cs="Courier New" w:hint="default"/>
      </w:rPr>
    </w:lvl>
    <w:lvl w:ilvl="5" w:tplc="2BDE2BA0" w:tentative="1">
      <w:start w:val="1"/>
      <w:numFmt w:val="bullet"/>
      <w:lvlText w:val=""/>
      <w:lvlJc w:val="left"/>
      <w:pPr>
        <w:ind w:left="4320" w:hanging="360"/>
      </w:pPr>
      <w:rPr>
        <w:rFonts w:ascii="Wingdings" w:hAnsi="Wingdings" w:hint="default"/>
      </w:rPr>
    </w:lvl>
    <w:lvl w:ilvl="6" w:tplc="DE9A4B50" w:tentative="1">
      <w:start w:val="1"/>
      <w:numFmt w:val="bullet"/>
      <w:lvlText w:val=""/>
      <w:lvlJc w:val="left"/>
      <w:pPr>
        <w:ind w:left="5040" w:hanging="360"/>
      </w:pPr>
      <w:rPr>
        <w:rFonts w:ascii="Symbol" w:hAnsi="Symbol" w:hint="default"/>
      </w:rPr>
    </w:lvl>
    <w:lvl w:ilvl="7" w:tplc="92D6C8D0" w:tentative="1">
      <w:start w:val="1"/>
      <w:numFmt w:val="bullet"/>
      <w:lvlText w:val="o"/>
      <w:lvlJc w:val="left"/>
      <w:pPr>
        <w:ind w:left="5760" w:hanging="360"/>
      </w:pPr>
      <w:rPr>
        <w:rFonts w:ascii="Courier New" w:hAnsi="Courier New" w:cs="Courier New" w:hint="default"/>
      </w:rPr>
    </w:lvl>
    <w:lvl w:ilvl="8" w:tplc="5C106240" w:tentative="1">
      <w:start w:val="1"/>
      <w:numFmt w:val="bullet"/>
      <w:lvlText w:val=""/>
      <w:lvlJc w:val="left"/>
      <w:pPr>
        <w:ind w:left="6480" w:hanging="360"/>
      </w:pPr>
      <w:rPr>
        <w:rFonts w:ascii="Wingdings" w:hAnsi="Wingdings" w:hint="default"/>
      </w:rPr>
    </w:lvl>
  </w:abstractNum>
  <w:num w:numId="1">
    <w:abstractNumId w:val="16"/>
  </w:num>
  <w:num w:numId="2">
    <w:abstractNumId w:val="8"/>
  </w:num>
  <w:num w:numId="3">
    <w:abstractNumId w:val="18"/>
  </w:num>
  <w:num w:numId="4">
    <w:abstractNumId w:val="9"/>
  </w:num>
  <w:num w:numId="5">
    <w:abstractNumId w:val="7"/>
  </w:num>
  <w:num w:numId="6">
    <w:abstractNumId w:val="21"/>
  </w:num>
  <w:num w:numId="7">
    <w:abstractNumId w:val="10"/>
  </w:num>
  <w:num w:numId="8">
    <w:abstractNumId w:val="2"/>
  </w:num>
  <w:num w:numId="9">
    <w:abstractNumId w:val="3"/>
  </w:num>
  <w:num w:numId="10">
    <w:abstractNumId w:val="0"/>
  </w:num>
  <w:num w:numId="11">
    <w:abstractNumId w:val="13"/>
  </w:num>
  <w:num w:numId="12">
    <w:abstractNumId w:val="12"/>
  </w:num>
  <w:num w:numId="13">
    <w:abstractNumId w:val="20"/>
  </w:num>
  <w:num w:numId="14">
    <w:abstractNumId w:val="5"/>
  </w:num>
  <w:num w:numId="15">
    <w:abstractNumId w:val="6"/>
  </w:num>
  <w:num w:numId="16">
    <w:abstractNumId w:val="11"/>
  </w:num>
  <w:num w:numId="17">
    <w:abstractNumId w:val="14"/>
  </w:num>
  <w:num w:numId="18">
    <w:abstractNumId w:val="1"/>
  </w:num>
  <w:num w:numId="19">
    <w:abstractNumId w:val="19"/>
  </w:num>
  <w:num w:numId="20">
    <w:abstractNumId w:val="4"/>
  </w:num>
  <w:num w:numId="21">
    <w:abstractNumId w:val="15"/>
  </w:num>
  <w:num w:numId="22">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atarina Luise Matthes">
    <w15:presenceInfo w15:providerId="AD" w15:userId="S::katarina.matthes@iem.uzh.ch::d8199bb7-38c7-4724-93a2-0fe19ea5c5ad"/>
  </w15:person>
  <w15:person w15:author="Hauser Anthony">
    <w15:presenceInfo w15:providerId="AD" w15:userId="S::Anthony.Hauser@unisante.ch::4ed2c540-f1dc-4438-b956-2b735b8b45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hideSpellingErrors/>
  <w:hideGrammaticalErrors/>
  <w:proofState w:spelling="clean" w:grammar="clean"/>
  <w:trackRevisions/>
  <w:defaultTabStop w:val="720"/>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EB1"/>
    <w:rsid w:val="000000EB"/>
    <w:rsid w:val="00000659"/>
    <w:rsid w:val="0000115F"/>
    <w:rsid w:val="00001501"/>
    <w:rsid w:val="0000210C"/>
    <w:rsid w:val="00002F1F"/>
    <w:rsid w:val="00002F32"/>
    <w:rsid w:val="000030E9"/>
    <w:rsid w:val="00005407"/>
    <w:rsid w:val="00007671"/>
    <w:rsid w:val="0001019D"/>
    <w:rsid w:val="000106F2"/>
    <w:rsid w:val="00011EB3"/>
    <w:rsid w:val="00011F9D"/>
    <w:rsid w:val="000120B0"/>
    <w:rsid w:val="00014A2B"/>
    <w:rsid w:val="00015422"/>
    <w:rsid w:val="0001572B"/>
    <w:rsid w:val="00016ADC"/>
    <w:rsid w:val="00020634"/>
    <w:rsid w:val="000206DC"/>
    <w:rsid w:val="00020C30"/>
    <w:rsid w:val="00023529"/>
    <w:rsid w:val="00023558"/>
    <w:rsid w:val="000239D1"/>
    <w:rsid w:val="00024C21"/>
    <w:rsid w:val="0002525D"/>
    <w:rsid w:val="00025377"/>
    <w:rsid w:val="00025D02"/>
    <w:rsid w:val="00025FF0"/>
    <w:rsid w:val="00026C5B"/>
    <w:rsid w:val="000276E3"/>
    <w:rsid w:val="00030E04"/>
    <w:rsid w:val="00031BF2"/>
    <w:rsid w:val="0003207D"/>
    <w:rsid w:val="000321B0"/>
    <w:rsid w:val="000330A8"/>
    <w:rsid w:val="000348C8"/>
    <w:rsid w:val="00034998"/>
    <w:rsid w:val="00034B48"/>
    <w:rsid w:val="00036739"/>
    <w:rsid w:val="000372B8"/>
    <w:rsid w:val="00037775"/>
    <w:rsid w:val="00040BE6"/>
    <w:rsid w:val="00041181"/>
    <w:rsid w:val="000416E7"/>
    <w:rsid w:val="0004270E"/>
    <w:rsid w:val="00043020"/>
    <w:rsid w:val="00043335"/>
    <w:rsid w:val="00045440"/>
    <w:rsid w:val="00045FB8"/>
    <w:rsid w:val="00046376"/>
    <w:rsid w:val="000474A7"/>
    <w:rsid w:val="0004771E"/>
    <w:rsid w:val="000478B0"/>
    <w:rsid w:val="00050AFC"/>
    <w:rsid w:val="00051E56"/>
    <w:rsid w:val="000524EA"/>
    <w:rsid w:val="0005422F"/>
    <w:rsid w:val="00055717"/>
    <w:rsid w:val="0005605B"/>
    <w:rsid w:val="00056606"/>
    <w:rsid w:val="0005691B"/>
    <w:rsid w:val="00060787"/>
    <w:rsid w:val="00060CF5"/>
    <w:rsid w:val="000616FB"/>
    <w:rsid w:val="000619CB"/>
    <w:rsid w:val="00061BA5"/>
    <w:rsid w:val="000628A3"/>
    <w:rsid w:val="00063235"/>
    <w:rsid w:val="000633A1"/>
    <w:rsid w:val="00064090"/>
    <w:rsid w:val="00065552"/>
    <w:rsid w:val="000662A2"/>
    <w:rsid w:val="0007022F"/>
    <w:rsid w:val="00070A72"/>
    <w:rsid w:val="000718BD"/>
    <w:rsid w:val="00073F18"/>
    <w:rsid w:val="000749EF"/>
    <w:rsid w:val="000751F6"/>
    <w:rsid w:val="000768B9"/>
    <w:rsid w:val="000768FC"/>
    <w:rsid w:val="000776F4"/>
    <w:rsid w:val="000837A1"/>
    <w:rsid w:val="000839C2"/>
    <w:rsid w:val="00085191"/>
    <w:rsid w:val="00085421"/>
    <w:rsid w:val="000858D9"/>
    <w:rsid w:val="000859D6"/>
    <w:rsid w:val="00085B2A"/>
    <w:rsid w:val="0008632D"/>
    <w:rsid w:val="000864A5"/>
    <w:rsid w:val="00086B5D"/>
    <w:rsid w:val="000878D6"/>
    <w:rsid w:val="00087BA8"/>
    <w:rsid w:val="00090077"/>
    <w:rsid w:val="000924FF"/>
    <w:rsid w:val="00095496"/>
    <w:rsid w:val="0009577F"/>
    <w:rsid w:val="00095D80"/>
    <w:rsid w:val="000962BC"/>
    <w:rsid w:val="00096668"/>
    <w:rsid w:val="00097047"/>
    <w:rsid w:val="00097100"/>
    <w:rsid w:val="000A0150"/>
    <w:rsid w:val="000A038F"/>
    <w:rsid w:val="000A0525"/>
    <w:rsid w:val="000A19CD"/>
    <w:rsid w:val="000A1EA0"/>
    <w:rsid w:val="000A2076"/>
    <w:rsid w:val="000A2FA7"/>
    <w:rsid w:val="000A5EDF"/>
    <w:rsid w:val="000B0000"/>
    <w:rsid w:val="000B1D3D"/>
    <w:rsid w:val="000B53F5"/>
    <w:rsid w:val="000B5A88"/>
    <w:rsid w:val="000B7EB9"/>
    <w:rsid w:val="000C1000"/>
    <w:rsid w:val="000C1408"/>
    <w:rsid w:val="000C1E0A"/>
    <w:rsid w:val="000C2116"/>
    <w:rsid w:val="000C29D5"/>
    <w:rsid w:val="000C2F3F"/>
    <w:rsid w:val="000C3052"/>
    <w:rsid w:val="000C31A5"/>
    <w:rsid w:val="000C320D"/>
    <w:rsid w:val="000C3600"/>
    <w:rsid w:val="000C38A6"/>
    <w:rsid w:val="000C3C94"/>
    <w:rsid w:val="000C4298"/>
    <w:rsid w:val="000C492B"/>
    <w:rsid w:val="000C5C47"/>
    <w:rsid w:val="000C6E19"/>
    <w:rsid w:val="000C77FA"/>
    <w:rsid w:val="000C7A37"/>
    <w:rsid w:val="000C7E21"/>
    <w:rsid w:val="000D0168"/>
    <w:rsid w:val="000D035D"/>
    <w:rsid w:val="000D0B67"/>
    <w:rsid w:val="000D22DD"/>
    <w:rsid w:val="000D2386"/>
    <w:rsid w:val="000D29D7"/>
    <w:rsid w:val="000D3F91"/>
    <w:rsid w:val="000D402B"/>
    <w:rsid w:val="000D51C2"/>
    <w:rsid w:val="000D6436"/>
    <w:rsid w:val="000D6C14"/>
    <w:rsid w:val="000D76F4"/>
    <w:rsid w:val="000E05F4"/>
    <w:rsid w:val="000E145E"/>
    <w:rsid w:val="000E3422"/>
    <w:rsid w:val="000E44A3"/>
    <w:rsid w:val="000E54E2"/>
    <w:rsid w:val="000E58B6"/>
    <w:rsid w:val="000E66BE"/>
    <w:rsid w:val="000E6D54"/>
    <w:rsid w:val="000E707C"/>
    <w:rsid w:val="000E7353"/>
    <w:rsid w:val="000F0358"/>
    <w:rsid w:val="000F12F8"/>
    <w:rsid w:val="000F13D7"/>
    <w:rsid w:val="000F241A"/>
    <w:rsid w:val="000F2736"/>
    <w:rsid w:val="000F49B2"/>
    <w:rsid w:val="000F4FAE"/>
    <w:rsid w:val="000F59F0"/>
    <w:rsid w:val="000F6C80"/>
    <w:rsid w:val="000F70A6"/>
    <w:rsid w:val="001002C9"/>
    <w:rsid w:val="0010150C"/>
    <w:rsid w:val="00103380"/>
    <w:rsid w:val="00103F26"/>
    <w:rsid w:val="001046CF"/>
    <w:rsid w:val="00104A60"/>
    <w:rsid w:val="00104FBE"/>
    <w:rsid w:val="00105823"/>
    <w:rsid w:val="00105F1A"/>
    <w:rsid w:val="001076EA"/>
    <w:rsid w:val="00110493"/>
    <w:rsid w:val="001147E5"/>
    <w:rsid w:val="001154A2"/>
    <w:rsid w:val="0011729D"/>
    <w:rsid w:val="001179A7"/>
    <w:rsid w:val="00117CC4"/>
    <w:rsid w:val="00117FDD"/>
    <w:rsid w:val="00120B1D"/>
    <w:rsid w:val="001217A6"/>
    <w:rsid w:val="00122BB4"/>
    <w:rsid w:val="00123BB7"/>
    <w:rsid w:val="00126D94"/>
    <w:rsid w:val="0013055B"/>
    <w:rsid w:val="00130B84"/>
    <w:rsid w:val="0013100D"/>
    <w:rsid w:val="0013120D"/>
    <w:rsid w:val="0013196B"/>
    <w:rsid w:val="0013278A"/>
    <w:rsid w:val="00134336"/>
    <w:rsid w:val="001352C7"/>
    <w:rsid w:val="00135CD7"/>
    <w:rsid w:val="00136478"/>
    <w:rsid w:val="001377A4"/>
    <w:rsid w:val="00137806"/>
    <w:rsid w:val="001409E3"/>
    <w:rsid w:val="0014152A"/>
    <w:rsid w:val="00141B48"/>
    <w:rsid w:val="00142929"/>
    <w:rsid w:val="001432A3"/>
    <w:rsid w:val="0014401D"/>
    <w:rsid w:val="00144451"/>
    <w:rsid w:val="00144591"/>
    <w:rsid w:val="00144DCF"/>
    <w:rsid w:val="00145422"/>
    <w:rsid w:val="0014663E"/>
    <w:rsid w:val="001467E5"/>
    <w:rsid w:val="001475DA"/>
    <w:rsid w:val="00147E49"/>
    <w:rsid w:val="00150B2D"/>
    <w:rsid w:val="00150E20"/>
    <w:rsid w:val="00150E80"/>
    <w:rsid w:val="001522E5"/>
    <w:rsid w:val="00152633"/>
    <w:rsid w:val="0015326A"/>
    <w:rsid w:val="001534F0"/>
    <w:rsid w:val="00154355"/>
    <w:rsid w:val="0015503A"/>
    <w:rsid w:val="00156304"/>
    <w:rsid w:val="001578BD"/>
    <w:rsid w:val="00157A7D"/>
    <w:rsid w:val="00160353"/>
    <w:rsid w:val="001604F8"/>
    <w:rsid w:val="0016060A"/>
    <w:rsid w:val="00161179"/>
    <w:rsid w:val="001619BB"/>
    <w:rsid w:val="00162269"/>
    <w:rsid w:val="001626AF"/>
    <w:rsid w:val="001628DC"/>
    <w:rsid w:val="00163F90"/>
    <w:rsid w:val="00164075"/>
    <w:rsid w:val="00164962"/>
    <w:rsid w:val="00164A48"/>
    <w:rsid w:val="00165D46"/>
    <w:rsid w:val="00167E64"/>
    <w:rsid w:val="00172069"/>
    <w:rsid w:val="00173965"/>
    <w:rsid w:val="00173E30"/>
    <w:rsid w:val="00174B4C"/>
    <w:rsid w:val="00175F92"/>
    <w:rsid w:val="001761A2"/>
    <w:rsid w:val="001767C3"/>
    <w:rsid w:val="0017784E"/>
    <w:rsid w:val="00180677"/>
    <w:rsid w:val="001807D1"/>
    <w:rsid w:val="00180897"/>
    <w:rsid w:val="00181398"/>
    <w:rsid w:val="0018279E"/>
    <w:rsid w:val="00183266"/>
    <w:rsid w:val="00183A81"/>
    <w:rsid w:val="00184472"/>
    <w:rsid w:val="0018474D"/>
    <w:rsid w:val="00184A0E"/>
    <w:rsid w:val="00184A87"/>
    <w:rsid w:val="00184B02"/>
    <w:rsid w:val="00184DD5"/>
    <w:rsid w:val="00185175"/>
    <w:rsid w:val="00185843"/>
    <w:rsid w:val="001858B4"/>
    <w:rsid w:val="001865A6"/>
    <w:rsid w:val="00190E1C"/>
    <w:rsid w:val="001911DD"/>
    <w:rsid w:val="00192C67"/>
    <w:rsid w:val="0019354C"/>
    <w:rsid w:val="00194449"/>
    <w:rsid w:val="00194D4F"/>
    <w:rsid w:val="00195039"/>
    <w:rsid w:val="00195640"/>
    <w:rsid w:val="0019632D"/>
    <w:rsid w:val="001A01BD"/>
    <w:rsid w:val="001A0792"/>
    <w:rsid w:val="001A1FE8"/>
    <w:rsid w:val="001A436F"/>
    <w:rsid w:val="001A50F7"/>
    <w:rsid w:val="001A52D8"/>
    <w:rsid w:val="001A616E"/>
    <w:rsid w:val="001A7392"/>
    <w:rsid w:val="001A77A8"/>
    <w:rsid w:val="001A7E1D"/>
    <w:rsid w:val="001B0CCD"/>
    <w:rsid w:val="001B1898"/>
    <w:rsid w:val="001B24F1"/>
    <w:rsid w:val="001B36BC"/>
    <w:rsid w:val="001B487F"/>
    <w:rsid w:val="001B4A23"/>
    <w:rsid w:val="001B7AC5"/>
    <w:rsid w:val="001B7B7F"/>
    <w:rsid w:val="001B7F17"/>
    <w:rsid w:val="001C0904"/>
    <w:rsid w:val="001C1201"/>
    <w:rsid w:val="001C1764"/>
    <w:rsid w:val="001C262D"/>
    <w:rsid w:val="001C4EB1"/>
    <w:rsid w:val="001C4EC3"/>
    <w:rsid w:val="001C5F99"/>
    <w:rsid w:val="001C65E4"/>
    <w:rsid w:val="001C6994"/>
    <w:rsid w:val="001C6B70"/>
    <w:rsid w:val="001C77D9"/>
    <w:rsid w:val="001D0761"/>
    <w:rsid w:val="001D0ADE"/>
    <w:rsid w:val="001D1881"/>
    <w:rsid w:val="001D1951"/>
    <w:rsid w:val="001D1EC2"/>
    <w:rsid w:val="001D2A6B"/>
    <w:rsid w:val="001D2F89"/>
    <w:rsid w:val="001D4303"/>
    <w:rsid w:val="001D462D"/>
    <w:rsid w:val="001D4D9A"/>
    <w:rsid w:val="001D5CA4"/>
    <w:rsid w:val="001D70B4"/>
    <w:rsid w:val="001D75CF"/>
    <w:rsid w:val="001D79D7"/>
    <w:rsid w:val="001E06C6"/>
    <w:rsid w:val="001E09A5"/>
    <w:rsid w:val="001E10F3"/>
    <w:rsid w:val="001E2249"/>
    <w:rsid w:val="001E2ADF"/>
    <w:rsid w:val="001E2F78"/>
    <w:rsid w:val="001E32CB"/>
    <w:rsid w:val="001E336B"/>
    <w:rsid w:val="001E418E"/>
    <w:rsid w:val="001E47F6"/>
    <w:rsid w:val="001E4C8F"/>
    <w:rsid w:val="001E62A5"/>
    <w:rsid w:val="001E6EF2"/>
    <w:rsid w:val="001E77D5"/>
    <w:rsid w:val="001F160B"/>
    <w:rsid w:val="001F169A"/>
    <w:rsid w:val="001F1AA2"/>
    <w:rsid w:val="001F257F"/>
    <w:rsid w:val="001F3E38"/>
    <w:rsid w:val="001F41CA"/>
    <w:rsid w:val="001F4C9A"/>
    <w:rsid w:val="001F567E"/>
    <w:rsid w:val="001F5771"/>
    <w:rsid w:val="001F60E5"/>
    <w:rsid w:val="001F6B9E"/>
    <w:rsid w:val="001F74D9"/>
    <w:rsid w:val="001F76F1"/>
    <w:rsid w:val="002003AA"/>
    <w:rsid w:val="00200664"/>
    <w:rsid w:val="00200A1B"/>
    <w:rsid w:val="00202AE6"/>
    <w:rsid w:val="00203426"/>
    <w:rsid w:val="0020399F"/>
    <w:rsid w:val="0020552C"/>
    <w:rsid w:val="002057C1"/>
    <w:rsid w:val="00206ABA"/>
    <w:rsid w:val="00206BD8"/>
    <w:rsid w:val="00212356"/>
    <w:rsid w:val="002134F1"/>
    <w:rsid w:val="002135D7"/>
    <w:rsid w:val="00214ECC"/>
    <w:rsid w:val="00216EC6"/>
    <w:rsid w:val="00217069"/>
    <w:rsid w:val="0021766D"/>
    <w:rsid w:val="00221580"/>
    <w:rsid w:val="0022197B"/>
    <w:rsid w:val="002219F7"/>
    <w:rsid w:val="00222384"/>
    <w:rsid w:val="00222744"/>
    <w:rsid w:val="00222C50"/>
    <w:rsid w:val="002243C7"/>
    <w:rsid w:val="0022497F"/>
    <w:rsid w:val="0022591D"/>
    <w:rsid w:val="002273F7"/>
    <w:rsid w:val="002275FD"/>
    <w:rsid w:val="00227688"/>
    <w:rsid w:val="00227A40"/>
    <w:rsid w:val="00227DE6"/>
    <w:rsid w:val="00230EC0"/>
    <w:rsid w:val="00231110"/>
    <w:rsid w:val="002313A9"/>
    <w:rsid w:val="00231B00"/>
    <w:rsid w:val="00231B41"/>
    <w:rsid w:val="00232E21"/>
    <w:rsid w:val="00234583"/>
    <w:rsid w:val="00235085"/>
    <w:rsid w:val="00236306"/>
    <w:rsid w:val="00236742"/>
    <w:rsid w:val="00236A0B"/>
    <w:rsid w:val="00236B9F"/>
    <w:rsid w:val="00236CF4"/>
    <w:rsid w:val="002370B7"/>
    <w:rsid w:val="00240ED7"/>
    <w:rsid w:val="002417FE"/>
    <w:rsid w:val="0024180E"/>
    <w:rsid w:val="00241E75"/>
    <w:rsid w:val="00242432"/>
    <w:rsid w:val="0024263C"/>
    <w:rsid w:val="00243A25"/>
    <w:rsid w:val="0024544C"/>
    <w:rsid w:val="00246827"/>
    <w:rsid w:val="00246B9A"/>
    <w:rsid w:val="002473C4"/>
    <w:rsid w:val="00251A20"/>
    <w:rsid w:val="00251E78"/>
    <w:rsid w:val="00253C3D"/>
    <w:rsid w:val="00254795"/>
    <w:rsid w:val="00254F50"/>
    <w:rsid w:val="00255227"/>
    <w:rsid w:val="00255302"/>
    <w:rsid w:val="002553E9"/>
    <w:rsid w:val="00260083"/>
    <w:rsid w:val="00260477"/>
    <w:rsid w:val="0026073B"/>
    <w:rsid w:val="00261B25"/>
    <w:rsid w:val="002622CB"/>
    <w:rsid w:val="00262D0F"/>
    <w:rsid w:val="00264419"/>
    <w:rsid w:val="00264585"/>
    <w:rsid w:val="0026500E"/>
    <w:rsid w:val="002650FE"/>
    <w:rsid w:val="0026588E"/>
    <w:rsid w:val="00265EB1"/>
    <w:rsid w:val="00265ED2"/>
    <w:rsid w:val="00266C5D"/>
    <w:rsid w:val="002670F7"/>
    <w:rsid w:val="002702A1"/>
    <w:rsid w:val="002705E8"/>
    <w:rsid w:val="0027062A"/>
    <w:rsid w:val="00270708"/>
    <w:rsid w:val="0027101F"/>
    <w:rsid w:val="00271AFB"/>
    <w:rsid w:val="0027569E"/>
    <w:rsid w:val="00276DDE"/>
    <w:rsid w:val="0028042C"/>
    <w:rsid w:val="002804DA"/>
    <w:rsid w:val="0028099B"/>
    <w:rsid w:val="00280F1E"/>
    <w:rsid w:val="002813B5"/>
    <w:rsid w:val="002816AC"/>
    <w:rsid w:val="002823B0"/>
    <w:rsid w:val="002844EE"/>
    <w:rsid w:val="00285914"/>
    <w:rsid w:val="00285987"/>
    <w:rsid w:val="002869C7"/>
    <w:rsid w:val="00286FB6"/>
    <w:rsid w:val="00287612"/>
    <w:rsid w:val="00287AF3"/>
    <w:rsid w:val="00291522"/>
    <w:rsid w:val="002919EE"/>
    <w:rsid w:val="00291F16"/>
    <w:rsid w:val="002925AC"/>
    <w:rsid w:val="00293B43"/>
    <w:rsid w:val="00294256"/>
    <w:rsid w:val="00294D03"/>
    <w:rsid w:val="0029589E"/>
    <w:rsid w:val="00296B23"/>
    <w:rsid w:val="00297096"/>
    <w:rsid w:val="002971F9"/>
    <w:rsid w:val="00297578"/>
    <w:rsid w:val="00297865"/>
    <w:rsid w:val="002A1CB0"/>
    <w:rsid w:val="002A4678"/>
    <w:rsid w:val="002A491C"/>
    <w:rsid w:val="002A58FE"/>
    <w:rsid w:val="002A6A69"/>
    <w:rsid w:val="002A73DF"/>
    <w:rsid w:val="002A7E43"/>
    <w:rsid w:val="002B0FCD"/>
    <w:rsid w:val="002B22DD"/>
    <w:rsid w:val="002B595C"/>
    <w:rsid w:val="002B5CF8"/>
    <w:rsid w:val="002B63A8"/>
    <w:rsid w:val="002B6AF0"/>
    <w:rsid w:val="002B7110"/>
    <w:rsid w:val="002B76CB"/>
    <w:rsid w:val="002C171C"/>
    <w:rsid w:val="002C1BA0"/>
    <w:rsid w:val="002C20E3"/>
    <w:rsid w:val="002C37A6"/>
    <w:rsid w:val="002C454F"/>
    <w:rsid w:val="002C5342"/>
    <w:rsid w:val="002C6041"/>
    <w:rsid w:val="002C6984"/>
    <w:rsid w:val="002C6D09"/>
    <w:rsid w:val="002C7D77"/>
    <w:rsid w:val="002D0023"/>
    <w:rsid w:val="002D137C"/>
    <w:rsid w:val="002D147E"/>
    <w:rsid w:val="002D1CA0"/>
    <w:rsid w:val="002D1F90"/>
    <w:rsid w:val="002D23D9"/>
    <w:rsid w:val="002D2565"/>
    <w:rsid w:val="002D34EF"/>
    <w:rsid w:val="002D3E5F"/>
    <w:rsid w:val="002D65F3"/>
    <w:rsid w:val="002D66EF"/>
    <w:rsid w:val="002D718A"/>
    <w:rsid w:val="002D734D"/>
    <w:rsid w:val="002D7C6D"/>
    <w:rsid w:val="002E0527"/>
    <w:rsid w:val="002E3DCD"/>
    <w:rsid w:val="002E40EC"/>
    <w:rsid w:val="002E492B"/>
    <w:rsid w:val="002E4B5D"/>
    <w:rsid w:val="002E503C"/>
    <w:rsid w:val="002E6426"/>
    <w:rsid w:val="002F0FE0"/>
    <w:rsid w:val="002F11D8"/>
    <w:rsid w:val="002F125F"/>
    <w:rsid w:val="002F138D"/>
    <w:rsid w:val="002F1EE0"/>
    <w:rsid w:val="002F3828"/>
    <w:rsid w:val="002F41CC"/>
    <w:rsid w:val="002F4224"/>
    <w:rsid w:val="002F5C72"/>
    <w:rsid w:val="002F77C4"/>
    <w:rsid w:val="002F78EB"/>
    <w:rsid w:val="002F7B8E"/>
    <w:rsid w:val="00300ED8"/>
    <w:rsid w:val="003014F8"/>
    <w:rsid w:val="00302611"/>
    <w:rsid w:val="00302A56"/>
    <w:rsid w:val="00302D03"/>
    <w:rsid w:val="00303AF8"/>
    <w:rsid w:val="00304413"/>
    <w:rsid w:val="00304485"/>
    <w:rsid w:val="003048FC"/>
    <w:rsid w:val="0030494B"/>
    <w:rsid w:val="003053D0"/>
    <w:rsid w:val="00305630"/>
    <w:rsid w:val="003062E7"/>
    <w:rsid w:val="003065EB"/>
    <w:rsid w:val="00306727"/>
    <w:rsid w:val="00306CFD"/>
    <w:rsid w:val="00307190"/>
    <w:rsid w:val="00307412"/>
    <w:rsid w:val="00310B35"/>
    <w:rsid w:val="00310D52"/>
    <w:rsid w:val="00310EB9"/>
    <w:rsid w:val="003121BC"/>
    <w:rsid w:val="00313102"/>
    <w:rsid w:val="00313894"/>
    <w:rsid w:val="003144D4"/>
    <w:rsid w:val="00315A8A"/>
    <w:rsid w:val="00315B1E"/>
    <w:rsid w:val="00320973"/>
    <w:rsid w:val="00320D67"/>
    <w:rsid w:val="003216E1"/>
    <w:rsid w:val="00323023"/>
    <w:rsid w:val="00323673"/>
    <w:rsid w:val="0032742E"/>
    <w:rsid w:val="00327A54"/>
    <w:rsid w:val="0033058B"/>
    <w:rsid w:val="00333636"/>
    <w:rsid w:val="0033404E"/>
    <w:rsid w:val="003347E9"/>
    <w:rsid w:val="00334DA0"/>
    <w:rsid w:val="00337444"/>
    <w:rsid w:val="003376A7"/>
    <w:rsid w:val="00341ADC"/>
    <w:rsid w:val="003426D0"/>
    <w:rsid w:val="00342F6F"/>
    <w:rsid w:val="003432EB"/>
    <w:rsid w:val="00345818"/>
    <w:rsid w:val="003466A2"/>
    <w:rsid w:val="00346BA2"/>
    <w:rsid w:val="0035065E"/>
    <w:rsid w:val="0035227E"/>
    <w:rsid w:val="0035613C"/>
    <w:rsid w:val="00356974"/>
    <w:rsid w:val="003571DA"/>
    <w:rsid w:val="00357216"/>
    <w:rsid w:val="00357705"/>
    <w:rsid w:val="003579B5"/>
    <w:rsid w:val="00357CE1"/>
    <w:rsid w:val="0036103B"/>
    <w:rsid w:val="00361B99"/>
    <w:rsid w:val="003621D6"/>
    <w:rsid w:val="003621F0"/>
    <w:rsid w:val="00363868"/>
    <w:rsid w:val="003642A2"/>
    <w:rsid w:val="003659A2"/>
    <w:rsid w:val="00365D27"/>
    <w:rsid w:val="0036686B"/>
    <w:rsid w:val="0036699A"/>
    <w:rsid w:val="00366C94"/>
    <w:rsid w:val="00367BB8"/>
    <w:rsid w:val="003705C5"/>
    <w:rsid w:val="00370FED"/>
    <w:rsid w:val="003710AE"/>
    <w:rsid w:val="0037154B"/>
    <w:rsid w:val="00373A60"/>
    <w:rsid w:val="00373F4D"/>
    <w:rsid w:val="00374ADB"/>
    <w:rsid w:val="0037580B"/>
    <w:rsid w:val="00376ED3"/>
    <w:rsid w:val="00377AA8"/>
    <w:rsid w:val="0038042F"/>
    <w:rsid w:val="003813B1"/>
    <w:rsid w:val="003845D9"/>
    <w:rsid w:val="003855B7"/>
    <w:rsid w:val="00385645"/>
    <w:rsid w:val="00386D4C"/>
    <w:rsid w:val="00387027"/>
    <w:rsid w:val="0039000F"/>
    <w:rsid w:val="00391302"/>
    <w:rsid w:val="0039152D"/>
    <w:rsid w:val="0039216A"/>
    <w:rsid w:val="0039252F"/>
    <w:rsid w:val="003927B1"/>
    <w:rsid w:val="0039307F"/>
    <w:rsid w:val="00393402"/>
    <w:rsid w:val="0039368E"/>
    <w:rsid w:val="00393A44"/>
    <w:rsid w:val="00394721"/>
    <w:rsid w:val="00394F0F"/>
    <w:rsid w:val="003950B6"/>
    <w:rsid w:val="00397F5A"/>
    <w:rsid w:val="003A1089"/>
    <w:rsid w:val="003A14D6"/>
    <w:rsid w:val="003A3006"/>
    <w:rsid w:val="003A35BA"/>
    <w:rsid w:val="003A4D18"/>
    <w:rsid w:val="003A5915"/>
    <w:rsid w:val="003A707D"/>
    <w:rsid w:val="003A773E"/>
    <w:rsid w:val="003B09F2"/>
    <w:rsid w:val="003B0D1F"/>
    <w:rsid w:val="003B10A3"/>
    <w:rsid w:val="003B2551"/>
    <w:rsid w:val="003B258D"/>
    <w:rsid w:val="003B2E2B"/>
    <w:rsid w:val="003B397F"/>
    <w:rsid w:val="003B428C"/>
    <w:rsid w:val="003B58CC"/>
    <w:rsid w:val="003B5E5B"/>
    <w:rsid w:val="003B698C"/>
    <w:rsid w:val="003B6D30"/>
    <w:rsid w:val="003B7C55"/>
    <w:rsid w:val="003C0335"/>
    <w:rsid w:val="003C068A"/>
    <w:rsid w:val="003C1651"/>
    <w:rsid w:val="003C193C"/>
    <w:rsid w:val="003C3114"/>
    <w:rsid w:val="003C3EA8"/>
    <w:rsid w:val="003C50E1"/>
    <w:rsid w:val="003C7175"/>
    <w:rsid w:val="003C75A4"/>
    <w:rsid w:val="003D09D5"/>
    <w:rsid w:val="003D1662"/>
    <w:rsid w:val="003D1911"/>
    <w:rsid w:val="003D1AAE"/>
    <w:rsid w:val="003D1E1F"/>
    <w:rsid w:val="003D2E7F"/>
    <w:rsid w:val="003D4DCB"/>
    <w:rsid w:val="003D5D84"/>
    <w:rsid w:val="003E06F7"/>
    <w:rsid w:val="003E1406"/>
    <w:rsid w:val="003E31D6"/>
    <w:rsid w:val="003E37EC"/>
    <w:rsid w:val="003E3B80"/>
    <w:rsid w:val="003E4652"/>
    <w:rsid w:val="003E46D7"/>
    <w:rsid w:val="003E4FCE"/>
    <w:rsid w:val="003E5AEA"/>
    <w:rsid w:val="003E6FA8"/>
    <w:rsid w:val="003E79E3"/>
    <w:rsid w:val="003F5955"/>
    <w:rsid w:val="003F5F91"/>
    <w:rsid w:val="003F63FB"/>
    <w:rsid w:val="003F67AF"/>
    <w:rsid w:val="003F78D6"/>
    <w:rsid w:val="004018DD"/>
    <w:rsid w:val="00402004"/>
    <w:rsid w:val="004021FE"/>
    <w:rsid w:val="00402B7A"/>
    <w:rsid w:val="00402CA2"/>
    <w:rsid w:val="00403C3F"/>
    <w:rsid w:val="004046EE"/>
    <w:rsid w:val="004050A3"/>
    <w:rsid w:val="00405514"/>
    <w:rsid w:val="004055C1"/>
    <w:rsid w:val="00405A4B"/>
    <w:rsid w:val="00406E0B"/>
    <w:rsid w:val="00406FBC"/>
    <w:rsid w:val="004100F8"/>
    <w:rsid w:val="0041086E"/>
    <w:rsid w:val="004108E2"/>
    <w:rsid w:val="004118F3"/>
    <w:rsid w:val="004134EB"/>
    <w:rsid w:val="00415E1E"/>
    <w:rsid w:val="00420D00"/>
    <w:rsid w:val="00420EF8"/>
    <w:rsid w:val="004221C6"/>
    <w:rsid w:val="00423771"/>
    <w:rsid w:val="00424A8F"/>
    <w:rsid w:val="00425ED0"/>
    <w:rsid w:val="004265D8"/>
    <w:rsid w:val="00427818"/>
    <w:rsid w:val="0043161B"/>
    <w:rsid w:val="00432268"/>
    <w:rsid w:val="00433567"/>
    <w:rsid w:val="0043383E"/>
    <w:rsid w:val="00433BCB"/>
    <w:rsid w:val="0043407D"/>
    <w:rsid w:val="004348CE"/>
    <w:rsid w:val="00436EF2"/>
    <w:rsid w:val="004403B1"/>
    <w:rsid w:val="004404B2"/>
    <w:rsid w:val="004415FE"/>
    <w:rsid w:val="004440CF"/>
    <w:rsid w:val="004454F7"/>
    <w:rsid w:val="00445CD6"/>
    <w:rsid w:val="00446959"/>
    <w:rsid w:val="004469D8"/>
    <w:rsid w:val="0045015A"/>
    <w:rsid w:val="004506AF"/>
    <w:rsid w:val="00450820"/>
    <w:rsid w:val="00450F88"/>
    <w:rsid w:val="00451785"/>
    <w:rsid w:val="00451D55"/>
    <w:rsid w:val="004521D4"/>
    <w:rsid w:val="00453D27"/>
    <w:rsid w:val="00453FA3"/>
    <w:rsid w:val="004546C2"/>
    <w:rsid w:val="00454DE9"/>
    <w:rsid w:val="00455A8B"/>
    <w:rsid w:val="00456996"/>
    <w:rsid w:val="00457674"/>
    <w:rsid w:val="0046016E"/>
    <w:rsid w:val="00461653"/>
    <w:rsid w:val="004617D2"/>
    <w:rsid w:val="00462401"/>
    <w:rsid w:val="00463754"/>
    <w:rsid w:val="00463F5D"/>
    <w:rsid w:val="00464EE8"/>
    <w:rsid w:val="00466B8D"/>
    <w:rsid w:val="00466E46"/>
    <w:rsid w:val="004701F7"/>
    <w:rsid w:val="004712A0"/>
    <w:rsid w:val="0047327E"/>
    <w:rsid w:val="004734E9"/>
    <w:rsid w:val="00473E07"/>
    <w:rsid w:val="00474425"/>
    <w:rsid w:val="004745F9"/>
    <w:rsid w:val="004759E9"/>
    <w:rsid w:val="00475B2B"/>
    <w:rsid w:val="00483C76"/>
    <w:rsid w:val="0048581F"/>
    <w:rsid w:val="00486EDA"/>
    <w:rsid w:val="00487023"/>
    <w:rsid w:val="0048718F"/>
    <w:rsid w:val="004874EB"/>
    <w:rsid w:val="004879DD"/>
    <w:rsid w:val="00487F71"/>
    <w:rsid w:val="00490A5D"/>
    <w:rsid w:val="0049128E"/>
    <w:rsid w:val="004938B9"/>
    <w:rsid w:val="00493C09"/>
    <w:rsid w:val="00495682"/>
    <w:rsid w:val="00495684"/>
    <w:rsid w:val="00495EA2"/>
    <w:rsid w:val="0049663C"/>
    <w:rsid w:val="004A1007"/>
    <w:rsid w:val="004A1655"/>
    <w:rsid w:val="004A16E2"/>
    <w:rsid w:val="004A2025"/>
    <w:rsid w:val="004A5580"/>
    <w:rsid w:val="004A77C7"/>
    <w:rsid w:val="004A7F5E"/>
    <w:rsid w:val="004B018F"/>
    <w:rsid w:val="004B2174"/>
    <w:rsid w:val="004B21DD"/>
    <w:rsid w:val="004B2C14"/>
    <w:rsid w:val="004B2DDE"/>
    <w:rsid w:val="004B3165"/>
    <w:rsid w:val="004B35F4"/>
    <w:rsid w:val="004B437B"/>
    <w:rsid w:val="004B6F87"/>
    <w:rsid w:val="004C03F1"/>
    <w:rsid w:val="004C1242"/>
    <w:rsid w:val="004C654B"/>
    <w:rsid w:val="004C6A4B"/>
    <w:rsid w:val="004C75F6"/>
    <w:rsid w:val="004D04FA"/>
    <w:rsid w:val="004D0697"/>
    <w:rsid w:val="004D15F4"/>
    <w:rsid w:val="004D21B3"/>
    <w:rsid w:val="004D25A8"/>
    <w:rsid w:val="004D2ED1"/>
    <w:rsid w:val="004D3897"/>
    <w:rsid w:val="004D45A5"/>
    <w:rsid w:val="004D4F87"/>
    <w:rsid w:val="004D5541"/>
    <w:rsid w:val="004E09D1"/>
    <w:rsid w:val="004E1A63"/>
    <w:rsid w:val="004E1FF1"/>
    <w:rsid w:val="004E2F98"/>
    <w:rsid w:val="004E303A"/>
    <w:rsid w:val="004E452C"/>
    <w:rsid w:val="004E474E"/>
    <w:rsid w:val="004E4F57"/>
    <w:rsid w:val="004E6A77"/>
    <w:rsid w:val="004E6C77"/>
    <w:rsid w:val="004E6E5E"/>
    <w:rsid w:val="004E759D"/>
    <w:rsid w:val="004E7946"/>
    <w:rsid w:val="004F2835"/>
    <w:rsid w:val="004F2DEB"/>
    <w:rsid w:val="004F3B93"/>
    <w:rsid w:val="004F3E9B"/>
    <w:rsid w:val="004F5F07"/>
    <w:rsid w:val="004F6C98"/>
    <w:rsid w:val="004F77C8"/>
    <w:rsid w:val="00500316"/>
    <w:rsid w:val="00500D27"/>
    <w:rsid w:val="0050172C"/>
    <w:rsid w:val="00501F9F"/>
    <w:rsid w:val="00502144"/>
    <w:rsid w:val="00503275"/>
    <w:rsid w:val="005056FF"/>
    <w:rsid w:val="00505705"/>
    <w:rsid w:val="00505A80"/>
    <w:rsid w:val="00505C9B"/>
    <w:rsid w:val="005065C0"/>
    <w:rsid w:val="00510F7D"/>
    <w:rsid w:val="00513173"/>
    <w:rsid w:val="005131E3"/>
    <w:rsid w:val="00513BA6"/>
    <w:rsid w:val="00516324"/>
    <w:rsid w:val="005164AF"/>
    <w:rsid w:val="00516545"/>
    <w:rsid w:val="00516D3D"/>
    <w:rsid w:val="00516D79"/>
    <w:rsid w:val="00517232"/>
    <w:rsid w:val="005204E7"/>
    <w:rsid w:val="0052186F"/>
    <w:rsid w:val="005233F9"/>
    <w:rsid w:val="005240F5"/>
    <w:rsid w:val="00524A40"/>
    <w:rsid w:val="00524C9B"/>
    <w:rsid w:val="00525256"/>
    <w:rsid w:val="005265BB"/>
    <w:rsid w:val="005266B2"/>
    <w:rsid w:val="005273AF"/>
    <w:rsid w:val="0053012C"/>
    <w:rsid w:val="0053082B"/>
    <w:rsid w:val="00530E8E"/>
    <w:rsid w:val="00530F24"/>
    <w:rsid w:val="00532B54"/>
    <w:rsid w:val="00535CD1"/>
    <w:rsid w:val="00536591"/>
    <w:rsid w:val="00536A26"/>
    <w:rsid w:val="005403F4"/>
    <w:rsid w:val="00541E1E"/>
    <w:rsid w:val="00542101"/>
    <w:rsid w:val="00543523"/>
    <w:rsid w:val="0054355E"/>
    <w:rsid w:val="00543761"/>
    <w:rsid w:val="005445AF"/>
    <w:rsid w:val="005469D4"/>
    <w:rsid w:val="005476D0"/>
    <w:rsid w:val="005501EA"/>
    <w:rsid w:val="00552509"/>
    <w:rsid w:val="00552AAE"/>
    <w:rsid w:val="00552E4C"/>
    <w:rsid w:val="005566BD"/>
    <w:rsid w:val="005567B6"/>
    <w:rsid w:val="00556BE2"/>
    <w:rsid w:val="00560365"/>
    <w:rsid w:val="005611F9"/>
    <w:rsid w:val="005620D1"/>
    <w:rsid w:val="00562DB0"/>
    <w:rsid w:val="005637DD"/>
    <w:rsid w:val="0056382B"/>
    <w:rsid w:val="0056490E"/>
    <w:rsid w:val="00564BA7"/>
    <w:rsid w:val="00564ED1"/>
    <w:rsid w:val="005664E4"/>
    <w:rsid w:val="0057011B"/>
    <w:rsid w:val="0057036E"/>
    <w:rsid w:val="0057039A"/>
    <w:rsid w:val="0057040B"/>
    <w:rsid w:val="0057052A"/>
    <w:rsid w:val="00570897"/>
    <w:rsid w:val="00571F79"/>
    <w:rsid w:val="005735A1"/>
    <w:rsid w:val="0057456A"/>
    <w:rsid w:val="00574A08"/>
    <w:rsid w:val="005761DC"/>
    <w:rsid w:val="0057683F"/>
    <w:rsid w:val="005770F4"/>
    <w:rsid w:val="005815FC"/>
    <w:rsid w:val="005819B0"/>
    <w:rsid w:val="0058269B"/>
    <w:rsid w:val="005828F1"/>
    <w:rsid w:val="00583741"/>
    <w:rsid w:val="0058457E"/>
    <w:rsid w:val="00584AAA"/>
    <w:rsid w:val="00585CA2"/>
    <w:rsid w:val="005863E9"/>
    <w:rsid w:val="005866F1"/>
    <w:rsid w:val="0058706A"/>
    <w:rsid w:val="00587199"/>
    <w:rsid w:val="00590C80"/>
    <w:rsid w:val="00590E2E"/>
    <w:rsid w:val="00591750"/>
    <w:rsid w:val="005917BA"/>
    <w:rsid w:val="00592018"/>
    <w:rsid w:val="00592974"/>
    <w:rsid w:val="005944B6"/>
    <w:rsid w:val="00595F37"/>
    <w:rsid w:val="005971D0"/>
    <w:rsid w:val="005A270A"/>
    <w:rsid w:val="005A2CBB"/>
    <w:rsid w:val="005A37F9"/>
    <w:rsid w:val="005A45BA"/>
    <w:rsid w:val="005A618E"/>
    <w:rsid w:val="005A75AF"/>
    <w:rsid w:val="005A7E09"/>
    <w:rsid w:val="005B04F2"/>
    <w:rsid w:val="005B09A1"/>
    <w:rsid w:val="005B26B4"/>
    <w:rsid w:val="005B33F1"/>
    <w:rsid w:val="005B3CDD"/>
    <w:rsid w:val="005B4346"/>
    <w:rsid w:val="005B563E"/>
    <w:rsid w:val="005C05BD"/>
    <w:rsid w:val="005C0C8F"/>
    <w:rsid w:val="005C0DB7"/>
    <w:rsid w:val="005C11AC"/>
    <w:rsid w:val="005C12FE"/>
    <w:rsid w:val="005C13BE"/>
    <w:rsid w:val="005C3C72"/>
    <w:rsid w:val="005C4746"/>
    <w:rsid w:val="005C4836"/>
    <w:rsid w:val="005C5C8F"/>
    <w:rsid w:val="005C68BF"/>
    <w:rsid w:val="005C6DD3"/>
    <w:rsid w:val="005C74AB"/>
    <w:rsid w:val="005D45B8"/>
    <w:rsid w:val="005D4E63"/>
    <w:rsid w:val="005D516F"/>
    <w:rsid w:val="005D64BB"/>
    <w:rsid w:val="005D6518"/>
    <w:rsid w:val="005D7135"/>
    <w:rsid w:val="005E0D0D"/>
    <w:rsid w:val="005E21C4"/>
    <w:rsid w:val="005E29E6"/>
    <w:rsid w:val="005E44BE"/>
    <w:rsid w:val="005E588D"/>
    <w:rsid w:val="005E6206"/>
    <w:rsid w:val="005E6381"/>
    <w:rsid w:val="005E641E"/>
    <w:rsid w:val="005E680E"/>
    <w:rsid w:val="005F2342"/>
    <w:rsid w:val="005F2F4A"/>
    <w:rsid w:val="005F4989"/>
    <w:rsid w:val="005F5262"/>
    <w:rsid w:val="005F589E"/>
    <w:rsid w:val="005F7272"/>
    <w:rsid w:val="00600BA9"/>
    <w:rsid w:val="00600CB5"/>
    <w:rsid w:val="00600CE4"/>
    <w:rsid w:val="00600EEE"/>
    <w:rsid w:val="0060117B"/>
    <w:rsid w:val="006019F6"/>
    <w:rsid w:val="00601C66"/>
    <w:rsid w:val="006024BF"/>
    <w:rsid w:val="00603D8B"/>
    <w:rsid w:val="006053AD"/>
    <w:rsid w:val="00605447"/>
    <w:rsid w:val="006057A9"/>
    <w:rsid w:val="00605ED7"/>
    <w:rsid w:val="006064F8"/>
    <w:rsid w:val="00607499"/>
    <w:rsid w:val="0060780F"/>
    <w:rsid w:val="00607822"/>
    <w:rsid w:val="006102CC"/>
    <w:rsid w:val="006119AB"/>
    <w:rsid w:val="00611E54"/>
    <w:rsid w:val="00611E88"/>
    <w:rsid w:val="00612496"/>
    <w:rsid w:val="00612C45"/>
    <w:rsid w:val="00613B3D"/>
    <w:rsid w:val="00614DE1"/>
    <w:rsid w:val="0061591A"/>
    <w:rsid w:val="00615957"/>
    <w:rsid w:val="0061620A"/>
    <w:rsid w:val="00616432"/>
    <w:rsid w:val="00616C06"/>
    <w:rsid w:val="00616DD0"/>
    <w:rsid w:val="00616FB3"/>
    <w:rsid w:val="006172A2"/>
    <w:rsid w:val="0062170E"/>
    <w:rsid w:val="006219F8"/>
    <w:rsid w:val="00621B39"/>
    <w:rsid w:val="00623A8B"/>
    <w:rsid w:val="00624497"/>
    <w:rsid w:val="00625D83"/>
    <w:rsid w:val="006263C4"/>
    <w:rsid w:val="0062740A"/>
    <w:rsid w:val="00627E0B"/>
    <w:rsid w:val="0063036B"/>
    <w:rsid w:val="006307FA"/>
    <w:rsid w:val="00631A79"/>
    <w:rsid w:val="00631C7A"/>
    <w:rsid w:val="006337BE"/>
    <w:rsid w:val="00633B7C"/>
    <w:rsid w:val="006348AD"/>
    <w:rsid w:val="00634D74"/>
    <w:rsid w:val="00635192"/>
    <w:rsid w:val="0063593E"/>
    <w:rsid w:val="00635F55"/>
    <w:rsid w:val="006372A2"/>
    <w:rsid w:val="006372B3"/>
    <w:rsid w:val="00637C3A"/>
    <w:rsid w:val="00640991"/>
    <w:rsid w:val="0064120E"/>
    <w:rsid w:val="00641D24"/>
    <w:rsid w:val="006423BC"/>
    <w:rsid w:val="00642994"/>
    <w:rsid w:val="00642AC1"/>
    <w:rsid w:val="00642D04"/>
    <w:rsid w:val="00643DCC"/>
    <w:rsid w:val="00643EF9"/>
    <w:rsid w:val="006475E6"/>
    <w:rsid w:val="00647F75"/>
    <w:rsid w:val="0065060F"/>
    <w:rsid w:val="00650953"/>
    <w:rsid w:val="00650BB7"/>
    <w:rsid w:val="0065153D"/>
    <w:rsid w:val="00654D3A"/>
    <w:rsid w:val="00655C21"/>
    <w:rsid w:val="00655C2C"/>
    <w:rsid w:val="006563D9"/>
    <w:rsid w:val="006567CD"/>
    <w:rsid w:val="00660EF7"/>
    <w:rsid w:val="0066141E"/>
    <w:rsid w:val="00664D4A"/>
    <w:rsid w:val="00665811"/>
    <w:rsid w:val="00666ADF"/>
    <w:rsid w:val="006676B2"/>
    <w:rsid w:val="00670FC5"/>
    <w:rsid w:val="00671D97"/>
    <w:rsid w:val="00672BE7"/>
    <w:rsid w:val="006732EE"/>
    <w:rsid w:val="00674F8B"/>
    <w:rsid w:val="00676449"/>
    <w:rsid w:val="00676492"/>
    <w:rsid w:val="00676719"/>
    <w:rsid w:val="00677F40"/>
    <w:rsid w:val="00680DAC"/>
    <w:rsid w:val="006826D4"/>
    <w:rsid w:val="006827FE"/>
    <w:rsid w:val="00683530"/>
    <w:rsid w:val="006839E5"/>
    <w:rsid w:val="006845CC"/>
    <w:rsid w:val="00687AE5"/>
    <w:rsid w:val="00687E0C"/>
    <w:rsid w:val="0069000B"/>
    <w:rsid w:val="00690AD1"/>
    <w:rsid w:val="00691F23"/>
    <w:rsid w:val="00693495"/>
    <w:rsid w:val="006940F6"/>
    <w:rsid w:val="00695D76"/>
    <w:rsid w:val="00696012"/>
    <w:rsid w:val="006966B2"/>
    <w:rsid w:val="006A0702"/>
    <w:rsid w:val="006A0CAC"/>
    <w:rsid w:val="006A2067"/>
    <w:rsid w:val="006A28A2"/>
    <w:rsid w:val="006A4775"/>
    <w:rsid w:val="006A49AF"/>
    <w:rsid w:val="006A4C6C"/>
    <w:rsid w:val="006A4E20"/>
    <w:rsid w:val="006A52FC"/>
    <w:rsid w:val="006A53FF"/>
    <w:rsid w:val="006A54D9"/>
    <w:rsid w:val="006A5E60"/>
    <w:rsid w:val="006A5F74"/>
    <w:rsid w:val="006B073B"/>
    <w:rsid w:val="006B08DB"/>
    <w:rsid w:val="006B3DBA"/>
    <w:rsid w:val="006B476A"/>
    <w:rsid w:val="006B53CE"/>
    <w:rsid w:val="006B60B4"/>
    <w:rsid w:val="006C1E80"/>
    <w:rsid w:val="006C2E03"/>
    <w:rsid w:val="006C4026"/>
    <w:rsid w:val="006C4408"/>
    <w:rsid w:val="006C44E7"/>
    <w:rsid w:val="006C4762"/>
    <w:rsid w:val="006C6176"/>
    <w:rsid w:val="006C6F8A"/>
    <w:rsid w:val="006D284C"/>
    <w:rsid w:val="006D2DB0"/>
    <w:rsid w:val="006D2DD0"/>
    <w:rsid w:val="006D3AF0"/>
    <w:rsid w:val="006D3B40"/>
    <w:rsid w:val="006D4AE5"/>
    <w:rsid w:val="006D4BC1"/>
    <w:rsid w:val="006D4F8B"/>
    <w:rsid w:val="006D6108"/>
    <w:rsid w:val="006D7433"/>
    <w:rsid w:val="006D782D"/>
    <w:rsid w:val="006D7EB5"/>
    <w:rsid w:val="006E0684"/>
    <w:rsid w:val="006E090F"/>
    <w:rsid w:val="006E1A04"/>
    <w:rsid w:val="006E2D48"/>
    <w:rsid w:val="006E3373"/>
    <w:rsid w:val="006E4060"/>
    <w:rsid w:val="006E4603"/>
    <w:rsid w:val="006E5799"/>
    <w:rsid w:val="006E616E"/>
    <w:rsid w:val="006E673A"/>
    <w:rsid w:val="006E6880"/>
    <w:rsid w:val="006E6BCF"/>
    <w:rsid w:val="006E6F5C"/>
    <w:rsid w:val="006E6FBB"/>
    <w:rsid w:val="006F131A"/>
    <w:rsid w:val="006F1F9F"/>
    <w:rsid w:val="006F24E7"/>
    <w:rsid w:val="006F30C9"/>
    <w:rsid w:val="006F3775"/>
    <w:rsid w:val="006F449E"/>
    <w:rsid w:val="006F53C6"/>
    <w:rsid w:val="006F6949"/>
    <w:rsid w:val="006F7AFE"/>
    <w:rsid w:val="00700918"/>
    <w:rsid w:val="00700E4E"/>
    <w:rsid w:val="00700FDA"/>
    <w:rsid w:val="007011F9"/>
    <w:rsid w:val="007013F8"/>
    <w:rsid w:val="0070208A"/>
    <w:rsid w:val="0070286C"/>
    <w:rsid w:val="0070289B"/>
    <w:rsid w:val="007051C7"/>
    <w:rsid w:val="00706951"/>
    <w:rsid w:val="00706BC5"/>
    <w:rsid w:val="007074C3"/>
    <w:rsid w:val="007076DB"/>
    <w:rsid w:val="0070771A"/>
    <w:rsid w:val="007126A8"/>
    <w:rsid w:val="0071303D"/>
    <w:rsid w:val="007139CF"/>
    <w:rsid w:val="00713AC3"/>
    <w:rsid w:val="00714708"/>
    <w:rsid w:val="007149BA"/>
    <w:rsid w:val="00716421"/>
    <w:rsid w:val="007167EB"/>
    <w:rsid w:val="00717CEF"/>
    <w:rsid w:val="0072017B"/>
    <w:rsid w:val="00721130"/>
    <w:rsid w:val="00721FB3"/>
    <w:rsid w:val="00723383"/>
    <w:rsid w:val="00723B95"/>
    <w:rsid w:val="007242E3"/>
    <w:rsid w:val="00724DE4"/>
    <w:rsid w:val="00725258"/>
    <w:rsid w:val="00725AB5"/>
    <w:rsid w:val="00726663"/>
    <w:rsid w:val="007268A5"/>
    <w:rsid w:val="00726A58"/>
    <w:rsid w:val="007271FA"/>
    <w:rsid w:val="007279DA"/>
    <w:rsid w:val="007301F9"/>
    <w:rsid w:val="007312CA"/>
    <w:rsid w:val="00736001"/>
    <w:rsid w:val="0073664C"/>
    <w:rsid w:val="00736B3F"/>
    <w:rsid w:val="00736CDE"/>
    <w:rsid w:val="00740087"/>
    <w:rsid w:val="0074035A"/>
    <w:rsid w:val="00740C22"/>
    <w:rsid w:val="0074153A"/>
    <w:rsid w:val="00744692"/>
    <w:rsid w:val="00744970"/>
    <w:rsid w:val="00745A93"/>
    <w:rsid w:val="00745C4E"/>
    <w:rsid w:val="007471AE"/>
    <w:rsid w:val="00750095"/>
    <w:rsid w:val="00752331"/>
    <w:rsid w:val="007523E3"/>
    <w:rsid w:val="00754872"/>
    <w:rsid w:val="0075546C"/>
    <w:rsid w:val="00756D13"/>
    <w:rsid w:val="007573A7"/>
    <w:rsid w:val="00757977"/>
    <w:rsid w:val="00757FA8"/>
    <w:rsid w:val="0076461E"/>
    <w:rsid w:val="007660AA"/>
    <w:rsid w:val="007677A2"/>
    <w:rsid w:val="007702D2"/>
    <w:rsid w:val="007703DB"/>
    <w:rsid w:val="007705EA"/>
    <w:rsid w:val="00771696"/>
    <w:rsid w:val="0077217B"/>
    <w:rsid w:val="0077252E"/>
    <w:rsid w:val="007728EC"/>
    <w:rsid w:val="00777277"/>
    <w:rsid w:val="00777964"/>
    <w:rsid w:val="00777A30"/>
    <w:rsid w:val="00780009"/>
    <w:rsid w:val="00780414"/>
    <w:rsid w:val="0078088F"/>
    <w:rsid w:val="007809F4"/>
    <w:rsid w:val="0078163A"/>
    <w:rsid w:val="00782724"/>
    <w:rsid w:val="0078275D"/>
    <w:rsid w:val="00783C88"/>
    <w:rsid w:val="00785959"/>
    <w:rsid w:val="00785FFE"/>
    <w:rsid w:val="00786753"/>
    <w:rsid w:val="007869EE"/>
    <w:rsid w:val="0078769D"/>
    <w:rsid w:val="007905DA"/>
    <w:rsid w:val="00790E79"/>
    <w:rsid w:val="007918FC"/>
    <w:rsid w:val="007920CB"/>
    <w:rsid w:val="007924FB"/>
    <w:rsid w:val="00792ADF"/>
    <w:rsid w:val="0079381C"/>
    <w:rsid w:val="00793E02"/>
    <w:rsid w:val="007952FD"/>
    <w:rsid w:val="007954BA"/>
    <w:rsid w:val="00796DD6"/>
    <w:rsid w:val="007972D3"/>
    <w:rsid w:val="00797590"/>
    <w:rsid w:val="007977DA"/>
    <w:rsid w:val="007A2C9A"/>
    <w:rsid w:val="007A3A5C"/>
    <w:rsid w:val="007A3B2F"/>
    <w:rsid w:val="007A40AD"/>
    <w:rsid w:val="007A4CF2"/>
    <w:rsid w:val="007A55B8"/>
    <w:rsid w:val="007A5C6B"/>
    <w:rsid w:val="007A5DB3"/>
    <w:rsid w:val="007A616F"/>
    <w:rsid w:val="007A69C4"/>
    <w:rsid w:val="007B0ADC"/>
    <w:rsid w:val="007B18C4"/>
    <w:rsid w:val="007B2043"/>
    <w:rsid w:val="007B33E3"/>
    <w:rsid w:val="007B40AF"/>
    <w:rsid w:val="007B44A9"/>
    <w:rsid w:val="007B4593"/>
    <w:rsid w:val="007B47A6"/>
    <w:rsid w:val="007B5E1C"/>
    <w:rsid w:val="007B640E"/>
    <w:rsid w:val="007B7358"/>
    <w:rsid w:val="007B7813"/>
    <w:rsid w:val="007C0A94"/>
    <w:rsid w:val="007C11B2"/>
    <w:rsid w:val="007C22E0"/>
    <w:rsid w:val="007C2A32"/>
    <w:rsid w:val="007C4B9A"/>
    <w:rsid w:val="007C4CD5"/>
    <w:rsid w:val="007C4D7C"/>
    <w:rsid w:val="007C6262"/>
    <w:rsid w:val="007C64B8"/>
    <w:rsid w:val="007C6D35"/>
    <w:rsid w:val="007C7C52"/>
    <w:rsid w:val="007C7D3F"/>
    <w:rsid w:val="007D06FB"/>
    <w:rsid w:val="007D09FF"/>
    <w:rsid w:val="007D0DCA"/>
    <w:rsid w:val="007D124D"/>
    <w:rsid w:val="007D1A52"/>
    <w:rsid w:val="007D2EC0"/>
    <w:rsid w:val="007D2F28"/>
    <w:rsid w:val="007D39FB"/>
    <w:rsid w:val="007D4E23"/>
    <w:rsid w:val="007D5604"/>
    <w:rsid w:val="007D5BC1"/>
    <w:rsid w:val="007D6556"/>
    <w:rsid w:val="007D6925"/>
    <w:rsid w:val="007D7237"/>
    <w:rsid w:val="007D73C3"/>
    <w:rsid w:val="007D7576"/>
    <w:rsid w:val="007E0C59"/>
    <w:rsid w:val="007E0E90"/>
    <w:rsid w:val="007E1500"/>
    <w:rsid w:val="007E16B2"/>
    <w:rsid w:val="007E3EAF"/>
    <w:rsid w:val="007E4F80"/>
    <w:rsid w:val="007E6019"/>
    <w:rsid w:val="007E609F"/>
    <w:rsid w:val="007E6BB8"/>
    <w:rsid w:val="007F01B5"/>
    <w:rsid w:val="007F18A7"/>
    <w:rsid w:val="007F1BAA"/>
    <w:rsid w:val="007F1E51"/>
    <w:rsid w:val="007F2B54"/>
    <w:rsid w:val="007F3089"/>
    <w:rsid w:val="007F33DC"/>
    <w:rsid w:val="007F40D8"/>
    <w:rsid w:val="007F41E4"/>
    <w:rsid w:val="007F4225"/>
    <w:rsid w:val="007F4731"/>
    <w:rsid w:val="007F65F0"/>
    <w:rsid w:val="007F6F5F"/>
    <w:rsid w:val="00800780"/>
    <w:rsid w:val="008022E8"/>
    <w:rsid w:val="008023CC"/>
    <w:rsid w:val="00802DBD"/>
    <w:rsid w:val="00802FF2"/>
    <w:rsid w:val="00803B44"/>
    <w:rsid w:val="00804773"/>
    <w:rsid w:val="008048B5"/>
    <w:rsid w:val="00804D79"/>
    <w:rsid w:val="0080512F"/>
    <w:rsid w:val="00805CAF"/>
    <w:rsid w:val="00805DD4"/>
    <w:rsid w:val="00805F67"/>
    <w:rsid w:val="00806B7B"/>
    <w:rsid w:val="0080770E"/>
    <w:rsid w:val="00810FED"/>
    <w:rsid w:val="00814062"/>
    <w:rsid w:val="00814740"/>
    <w:rsid w:val="008147FA"/>
    <w:rsid w:val="00814FC3"/>
    <w:rsid w:val="008158B5"/>
    <w:rsid w:val="008165AE"/>
    <w:rsid w:val="00816E3D"/>
    <w:rsid w:val="0081751F"/>
    <w:rsid w:val="008221CD"/>
    <w:rsid w:val="00827451"/>
    <w:rsid w:val="00827977"/>
    <w:rsid w:val="00827A5D"/>
    <w:rsid w:val="008303C4"/>
    <w:rsid w:val="00831C09"/>
    <w:rsid w:val="008321DA"/>
    <w:rsid w:val="00832F47"/>
    <w:rsid w:val="00833633"/>
    <w:rsid w:val="00833DFD"/>
    <w:rsid w:val="00837A48"/>
    <w:rsid w:val="008407C4"/>
    <w:rsid w:val="008412F1"/>
    <w:rsid w:val="008414BB"/>
    <w:rsid w:val="00842061"/>
    <w:rsid w:val="008423DA"/>
    <w:rsid w:val="00843BD2"/>
    <w:rsid w:val="008443D0"/>
    <w:rsid w:val="00844865"/>
    <w:rsid w:val="00844F97"/>
    <w:rsid w:val="00845C25"/>
    <w:rsid w:val="0084674E"/>
    <w:rsid w:val="008472DC"/>
    <w:rsid w:val="00850ED3"/>
    <w:rsid w:val="00851867"/>
    <w:rsid w:val="00852060"/>
    <w:rsid w:val="008523E5"/>
    <w:rsid w:val="00852A01"/>
    <w:rsid w:val="00852FCA"/>
    <w:rsid w:val="008550FE"/>
    <w:rsid w:val="0085518A"/>
    <w:rsid w:val="008561A2"/>
    <w:rsid w:val="00857A2B"/>
    <w:rsid w:val="00857C63"/>
    <w:rsid w:val="00861059"/>
    <w:rsid w:val="00863B4E"/>
    <w:rsid w:val="00863BA0"/>
    <w:rsid w:val="00864589"/>
    <w:rsid w:val="008655FC"/>
    <w:rsid w:val="008669B7"/>
    <w:rsid w:val="008673D3"/>
    <w:rsid w:val="008678FF"/>
    <w:rsid w:val="0087167E"/>
    <w:rsid w:val="00872365"/>
    <w:rsid w:val="00873449"/>
    <w:rsid w:val="008736F9"/>
    <w:rsid w:val="00874D0A"/>
    <w:rsid w:val="00875858"/>
    <w:rsid w:val="00876261"/>
    <w:rsid w:val="00882FD5"/>
    <w:rsid w:val="00883C37"/>
    <w:rsid w:val="00885A44"/>
    <w:rsid w:val="008861EE"/>
    <w:rsid w:val="00891F53"/>
    <w:rsid w:val="00893232"/>
    <w:rsid w:val="0089405E"/>
    <w:rsid w:val="0089527D"/>
    <w:rsid w:val="00895B99"/>
    <w:rsid w:val="008965A9"/>
    <w:rsid w:val="008A2A4A"/>
    <w:rsid w:val="008A401E"/>
    <w:rsid w:val="008A435D"/>
    <w:rsid w:val="008A4508"/>
    <w:rsid w:val="008A48EE"/>
    <w:rsid w:val="008A4B0E"/>
    <w:rsid w:val="008A4DA9"/>
    <w:rsid w:val="008A4F53"/>
    <w:rsid w:val="008A5522"/>
    <w:rsid w:val="008A63CA"/>
    <w:rsid w:val="008A76F6"/>
    <w:rsid w:val="008A7BE7"/>
    <w:rsid w:val="008B0FD7"/>
    <w:rsid w:val="008B1806"/>
    <w:rsid w:val="008B1A72"/>
    <w:rsid w:val="008B1A7B"/>
    <w:rsid w:val="008B2E10"/>
    <w:rsid w:val="008B45AA"/>
    <w:rsid w:val="008B46A6"/>
    <w:rsid w:val="008B4B9E"/>
    <w:rsid w:val="008B4D20"/>
    <w:rsid w:val="008B5005"/>
    <w:rsid w:val="008B51D1"/>
    <w:rsid w:val="008B5E83"/>
    <w:rsid w:val="008B63E6"/>
    <w:rsid w:val="008B6BCF"/>
    <w:rsid w:val="008B6D68"/>
    <w:rsid w:val="008C0219"/>
    <w:rsid w:val="008C03A3"/>
    <w:rsid w:val="008C1016"/>
    <w:rsid w:val="008C1C37"/>
    <w:rsid w:val="008C201A"/>
    <w:rsid w:val="008C2800"/>
    <w:rsid w:val="008C461C"/>
    <w:rsid w:val="008C48C4"/>
    <w:rsid w:val="008C5586"/>
    <w:rsid w:val="008C584D"/>
    <w:rsid w:val="008C5E5B"/>
    <w:rsid w:val="008C63FA"/>
    <w:rsid w:val="008C6977"/>
    <w:rsid w:val="008C6E83"/>
    <w:rsid w:val="008C7359"/>
    <w:rsid w:val="008D1753"/>
    <w:rsid w:val="008D2DE7"/>
    <w:rsid w:val="008D3800"/>
    <w:rsid w:val="008D432E"/>
    <w:rsid w:val="008D4583"/>
    <w:rsid w:val="008D4DAD"/>
    <w:rsid w:val="008D4F7F"/>
    <w:rsid w:val="008D53DE"/>
    <w:rsid w:val="008D5793"/>
    <w:rsid w:val="008D57E9"/>
    <w:rsid w:val="008D72ED"/>
    <w:rsid w:val="008D736F"/>
    <w:rsid w:val="008E1707"/>
    <w:rsid w:val="008E3803"/>
    <w:rsid w:val="008E452F"/>
    <w:rsid w:val="008E4543"/>
    <w:rsid w:val="008E4582"/>
    <w:rsid w:val="008E6873"/>
    <w:rsid w:val="008E7586"/>
    <w:rsid w:val="008F060D"/>
    <w:rsid w:val="008F0FCA"/>
    <w:rsid w:val="008F112B"/>
    <w:rsid w:val="008F1825"/>
    <w:rsid w:val="008F3D18"/>
    <w:rsid w:val="008F3F04"/>
    <w:rsid w:val="008F4C81"/>
    <w:rsid w:val="009002CF"/>
    <w:rsid w:val="00900B49"/>
    <w:rsid w:val="0090188D"/>
    <w:rsid w:val="00902216"/>
    <w:rsid w:val="009028E3"/>
    <w:rsid w:val="00902A8C"/>
    <w:rsid w:val="00903448"/>
    <w:rsid w:val="0090348B"/>
    <w:rsid w:val="0090477E"/>
    <w:rsid w:val="00905071"/>
    <w:rsid w:val="00905190"/>
    <w:rsid w:val="00905294"/>
    <w:rsid w:val="009053E7"/>
    <w:rsid w:val="009069E0"/>
    <w:rsid w:val="009073B4"/>
    <w:rsid w:val="00907AE9"/>
    <w:rsid w:val="009102FE"/>
    <w:rsid w:val="009105ED"/>
    <w:rsid w:val="00910A14"/>
    <w:rsid w:val="00912729"/>
    <w:rsid w:val="00912F19"/>
    <w:rsid w:val="00912F39"/>
    <w:rsid w:val="0091325D"/>
    <w:rsid w:val="00913D2A"/>
    <w:rsid w:val="009156E8"/>
    <w:rsid w:val="00915978"/>
    <w:rsid w:val="00915BCC"/>
    <w:rsid w:val="009166FE"/>
    <w:rsid w:val="009200F6"/>
    <w:rsid w:val="00922188"/>
    <w:rsid w:val="00922D57"/>
    <w:rsid w:val="009230F6"/>
    <w:rsid w:val="009249CB"/>
    <w:rsid w:val="00926305"/>
    <w:rsid w:val="00926EA5"/>
    <w:rsid w:val="00927494"/>
    <w:rsid w:val="00930FEE"/>
    <w:rsid w:val="0093269A"/>
    <w:rsid w:val="00932F0D"/>
    <w:rsid w:val="0093419D"/>
    <w:rsid w:val="00934E50"/>
    <w:rsid w:val="0093533D"/>
    <w:rsid w:val="00935AB4"/>
    <w:rsid w:val="0093609B"/>
    <w:rsid w:val="009363C7"/>
    <w:rsid w:val="00936677"/>
    <w:rsid w:val="00936BD7"/>
    <w:rsid w:val="00937EA9"/>
    <w:rsid w:val="00941467"/>
    <w:rsid w:val="00941B0D"/>
    <w:rsid w:val="00942935"/>
    <w:rsid w:val="00945564"/>
    <w:rsid w:val="009457F9"/>
    <w:rsid w:val="00945AAA"/>
    <w:rsid w:val="00945D32"/>
    <w:rsid w:val="00946400"/>
    <w:rsid w:val="009506F5"/>
    <w:rsid w:val="009511FA"/>
    <w:rsid w:val="00951447"/>
    <w:rsid w:val="009523E6"/>
    <w:rsid w:val="00952752"/>
    <w:rsid w:val="00954657"/>
    <w:rsid w:val="00956764"/>
    <w:rsid w:val="00956DE1"/>
    <w:rsid w:val="00960119"/>
    <w:rsid w:val="009605AA"/>
    <w:rsid w:val="00961BC5"/>
    <w:rsid w:val="00961E56"/>
    <w:rsid w:val="00963C01"/>
    <w:rsid w:val="009647E8"/>
    <w:rsid w:val="009649E2"/>
    <w:rsid w:val="00964F66"/>
    <w:rsid w:val="00965191"/>
    <w:rsid w:val="0096723C"/>
    <w:rsid w:val="0097043F"/>
    <w:rsid w:val="009709F3"/>
    <w:rsid w:val="009715D4"/>
    <w:rsid w:val="00971E04"/>
    <w:rsid w:val="00971EBD"/>
    <w:rsid w:val="00972C92"/>
    <w:rsid w:val="009730CB"/>
    <w:rsid w:val="0097334D"/>
    <w:rsid w:val="009738D6"/>
    <w:rsid w:val="009760AD"/>
    <w:rsid w:val="00976483"/>
    <w:rsid w:val="00982D77"/>
    <w:rsid w:val="009834E4"/>
    <w:rsid w:val="00983592"/>
    <w:rsid w:val="009845E9"/>
    <w:rsid w:val="00984F6E"/>
    <w:rsid w:val="00986190"/>
    <w:rsid w:val="009866F9"/>
    <w:rsid w:val="0099005F"/>
    <w:rsid w:val="0099176A"/>
    <w:rsid w:val="009918BC"/>
    <w:rsid w:val="00991BA6"/>
    <w:rsid w:val="00992333"/>
    <w:rsid w:val="009924D4"/>
    <w:rsid w:val="00992C07"/>
    <w:rsid w:val="00993FC0"/>
    <w:rsid w:val="00994966"/>
    <w:rsid w:val="00994D00"/>
    <w:rsid w:val="009950E4"/>
    <w:rsid w:val="0099599D"/>
    <w:rsid w:val="00996771"/>
    <w:rsid w:val="00997652"/>
    <w:rsid w:val="00997E1E"/>
    <w:rsid w:val="009A34DD"/>
    <w:rsid w:val="009A3F2D"/>
    <w:rsid w:val="009A4743"/>
    <w:rsid w:val="009A61E5"/>
    <w:rsid w:val="009A63E6"/>
    <w:rsid w:val="009A67B7"/>
    <w:rsid w:val="009A6C49"/>
    <w:rsid w:val="009B1196"/>
    <w:rsid w:val="009B1A9B"/>
    <w:rsid w:val="009B1B23"/>
    <w:rsid w:val="009B24E5"/>
    <w:rsid w:val="009B2C93"/>
    <w:rsid w:val="009B3158"/>
    <w:rsid w:val="009B3252"/>
    <w:rsid w:val="009B3461"/>
    <w:rsid w:val="009B3C1B"/>
    <w:rsid w:val="009B49D8"/>
    <w:rsid w:val="009B5709"/>
    <w:rsid w:val="009B6087"/>
    <w:rsid w:val="009B7C61"/>
    <w:rsid w:val="009C1194"/>
    <w:rsid w:val="009C21C5"/>
    <w:rsid w:val="009C329E"/>
    <w:rsid w:val="009C35EB"/>
    <w:rsid w:val="009C59D0"/>
    <w:rsid w:val="009C70CD"/>
    <w:rsid w:val="009C7A09"/>
    <w:rsid w:val="009C7F49"/>
    <w:rsid w:val="009D05AF"/>
    <w:rsid w:val="009D22C8"/>
    <w:rsid w:val="009D3B16"/>
    <w:rsid w:val="009D468A"/>
    <w:rsid w:val="009D48C9"/>
    <w:rsid w:val="009D5A1A"/>
    <w:rsid w:val="009D5E48"/>
    <w:rsid w:val="009D6A55"/>
    <w:rsid w:val="009D6D91"/>
    <w:rsid w:val="009D7757"/>
    <w:rsid w:val="009E020B"/>
    <w:rsid w:val="009E0950"/>
    <w:rsid w:val="009E1AF5"/>
    <w:rsid w:val="009E1C20"/>
    <w:rsid w:val="009E2023"/>
    <w:rsid w:val="009E4B27"/>
    <w:rsid w:val="009E4B80"/>
    <w:rsid w:val="009E52BD"/>
    <w:rsid w:val="009E5613"/>
    <w:rsid w:val="009E58E1"/>
    <w:rsid w:val="009E7E3B"/>
    <w:rsid w:val="009F1D5B"/>
    <w:rsid w:val="009F2B37"/>
    <w:rsid w:val="009F2C9E"/>
    <w:rsid w:val="009F315E"/>
    <w:rsid w:val="009F7533"/>
    <w:rsid w:val="009F782E"/>
    <w:rsid w:val="00A00C9F"/>
    <w:rsid w:val="00A0212A"/>
    <w:rsid w:val="00A0352F"/>
    <w:rsid w:val="00A03FD4"/>
    <w:rsid w:val="00A04E6B"/>
    <w:rsid w:val="00A06E4B"/>
    <w:rsid w:val="00A1065C"/>
    <w:rsid w:val="00A10912"/>
    <w:rsid w:val="00A11312"/>
    <w:rsid w:val="00A1414B"/>
    <w:rsid w:val="00A17041"/>
    <w:rsid w:val="00A170FF"/>
    <w:rsid w:val="00A211FB"/>
    <w:rsid w:val="00A23C74"/>
    <w:rsid w:val="00A23D44"/>
    <w:rsid w:val="00A26D47"/>
    <w:rsid w:val="00A30AFC"/>
    <w:rsid w:val="00A30B7D"/>
    <w:rsid w:val="00A30C88"/>
    <w:rsid w:val="00A3112F"/>
    <w:rsid w:val="00A32779"/>
    <w:rsid w:val="00A34AE6"/>
    <w:rsid w:val="00A34BD3"/>
    <w:rsid w:val="00A3615A"/>
    <w:rsid w:val="00A367E2"/>
    <w:rsid w:val="00A37415"/>
    <w:rsid w:val="00A375AF"/>
    <w:rsid w:val="00A4113B"/>
    <w:rsid w:val="00A416E8"/>
    <w:rsid w:val="00A41C73"/>
    <w:rsid w:val="00A41D0B"/>
    <w:rsid w:val="00A420AA"/>
    <w:rsid w:val="00A4292D"/>
    <w:rsid w:val="00A44764"/>
    <w:rsid w:val="00A4585C"/>
    <w:rsid w:val="00A462E2"/>
    <w:rsid w:val="00A472BA"/>
    <w:rsid w:val="00A517DA"/>
    <w:rsid w:val="00A53720"/>
    <w:rsid w:val="00A54A7C"/>
    <w:rsid w:val="00A56355"/>
    <w:rsid w:val="00A56A30"/>
    <w:rsid w:val="00A60156"/>
    <w:rsid w:val="00A61674"/>
    <w:rsid w:val="00A61BF1"/>
    <w:rsid w:val="00A6200F"/>
    <w:rsid w:val="00A622F0"/>
    <w:rsid w:val="00A62313"/>
    <w:rsid w:val="00A623A1"/>
    <w:rsid w:val="00A635A8"/>
    <w:rsid w:val="00A63AD4"/>
    <w:rsid w:val="00A63CCC"/>
    <w:rsid w:val="00A641C1"/>
    <w:rsid w:val="00A64803"/>
    <w:rsid w:val="00A6720B"/>
    <w:rsid w:val="00A67E6E"/>
    <w:rsid w:val="00A70181"/>
    <w:rsid w:val="00A708A3"/>
    <w:rsid w:val="00A72846"/>
    <w:rsid w:val="00A72C1C"/>
    <w:rsid w:val="00A739D4"/>
    <w:rsid w:val="00A74035"/>
    <w:rsid w:val="00A74142"/>
    <w:rsid w:val="00A74D7E"/>
    <w:rsid w:val="00A74E4A"/>
    <w:rsid w:val="00A74F7A"/>
    <w:rsid w:val="00A750F7"/>
    <w:rsid w:val="00A76083"/>
    <w:rsid w:val="00A8036A"/>
    <w:rsid w:val="00A809F5"/>
    <w:rsid w:val="00A81AE0"/>
    <w:rsid w:val="00A82A9B"/>
    <w:rsid w:val="00A83C6C"/>
    <w:rsid w:val="00A8589E"/>
    <w:rsid w:val="00A865B9"/>
    <w:rsid w:val="00A86676"/>
    <w:rsid w:val="00A866A6"/>
    <w:rsid w:val="00A90238"/>
    <w:rsid w:val="00A905A3"/>
    <w:rsid w:val="00A90F3A"/>
    <w:rsid w:val="00A91D4D"/>
    <w:rsid w:val="00A91DCA"/>
    <w:rsid w:val="00A92617"/>
    <w:rsid w:val="00A92A1A"/>
    <w:rsid w:val="00A97F11"/>
    <w:rsid w:val="00AA0C69"/>
    <w:rsid w:val="00AA1D2B"/>
    <w:rsid w:val="00AA2387"/>
    <w:rsid w:val="00AA2627"/>
    <w:rsid w:val="00AA2A0E"/>
    <w:rsid w:val="00AA3754"/>
    <w:rsid w:val="00AA3A5B"/>
    <w:rsid w:val="00AA4776"/>
    <w:rsid w:val="00AA5048"/>
    <w:rsid w:val="00AA53D1"/>
    <w:rsid w:val="00AA642F"/>
    <w:rsid w:val="00AA6488"/>
    <w:rsid w:val="00AA67FA"/>
    <w:rsid w:val="00AB0812"/>
    <w:rsid w:val="00AB15CB"/>
    <w:rsid w:val="00AB1B8C"/>
    <w:rsid w:val="00AB2014"/>
    <w:rsid w:val="00AB23EA"/>
    <w:rsid w:val="00AB2599"/>
    <w:rsid w:val="00AB3714"/>
    <w:rsid w:val="00AB410B"/>
    <w:rsid w:val="00AB45BD"/>
    <w:rsid w:val="00AB4F97"/>
    <w:rsid w:val="00AB5131"/>
    <w:rsid w:val="00AB519B"/>
    <w:rsid w:val="00AB5E43"/>
    <w:rsid w:val="00AB63C3"/>
    <w:rsid w:val="00AB7A65"/>
    <w:rsid w:val="00AB7CEA"/>
    <w:rsid w:val="00AC0411"/>
    <w:rsid w:val="00AC2C0F"/>
    <w:rsid w:val="00AC3868"/>
    <w:rsid w:val="00AC43BD"/>
    <w:rsid w:val="00AC51C4"/>
    <w:rsid w:val="00AC5A21"/>
    <w:rsid w:val="00AD060B"/>
    <w:rsid w:val="00AD1031"/>
    <w:rsid w:val="00AD1874"/>
    <w:rsid w:val="00AD27DB"/>
    <w:rsid w:val="00AD29CC"/>
    <w:rsid w:val="00AD2D5A"/>
    <w:rsid w:val="00AD309D"/>
    <w:rsid w:val="00AD4944"/>
    <w:rsid w:val="00AD503B"/>
    <w:rsid w:val="00AD5892"/>
    <w:rsid w:val="00AD612C"/>
    <w:rsid w:val="00AD7BC6"/>
    <w:rsid w:val="00AE0038"/>
    <w:rsid w:val="00AE09C9"/>
    <w:rsid w:val="00AE1240"/>
    <w:rsid w:val="00AE376D"/>
    <w:rsid w:val="00AE3898"/>
    <w:rsid w:val="00AE3D92"/>
    <w:rsid w:val="00AE49B3"/>
    <w:rsid w:val="00AE4A67"/>
    <w:rsid w:val="00AE4FB8"/>
    <w:rsid w:val="00AE5BAC"/>
    <w:rsid w:val="00AE68F5"/>
    <w:rsid w:val="00AE6EAD"/>
    <w:rsid w:val="00AE7D66"/>
    <w:rsid w:val="00AE7D7B"/>
    <w:rsid w:val="00AF12E4"/>
    <w:rsid w:val="00AF1E73"/>
    <w:rsid w:val="00AF210F"/>
    <w:rsid w:val="00AF2D5A"/>
    <w:rsid w:val="00AF3FF3"/>
    <w:rsid w:val="00AF5934"/>
    <w:rsid w:val="00AF6EAE"/>
    <w:rsid w:val="00AF78B1"/>
    <w:rsid w:val="00AF7A48"/>
    <w:rsid w:val="00AF7BDF"/>
    <w:rsid w:val="00B005E4"/>
    <w:rsid w:val="00B01277"/>
    <w:rsid w:val="00B01CD3"/>
    <w:rsid w:val="00B01EC5"/>
    <w:rsid w:val="00B03EC2"/>
    <w:rsid w:val="00B0433C"/>
    <w:rsid w:val="00B04694"/>
    <w:rsid w:val="00B0577C"/>
    <w:rsid w:val="00B05804"/>
    <w:rsid w:val="00B068F9"/>
    <w:rsid w:val="00B0697D"/>
    <w:rsid w:val="00B07B66"/>
    <w:rsid w:val="00B129FC"/>
    <w:rsid w:val="00B14028"/>
    <w:rsid w:val="00B1472D"/>
    <w:rsid w:val="00B147A5"/>
    <w:rsid w:val="00B15AF4"/>
    <w:rsid w:val="00B17782"/>
    <w:rsid w:val="00B17DBA"/>
    <w:rsid w:val="00B219D4"/>
    <w:rsid w:val="00B21AFF"/>
    <w:rsid w:val="00B21CA0"/>
    <w:rsid w:val="00B226BF"/>
    <w:rsid w:val="00B23B9B"/>
    <w:rsid w:val="00B24674"/>
    <w:rsid w:val="00B24985"/>
    <w:rsid w:val="00B24DFE"/>
    <w:rsid w:val="00B257AE"/>
    <w:rsid w:val="00B271E0"/>
    <w:rsid w:val="00B30090"/>
    <w:rsid w:val="00B30C94"/>
    <w:rsid w:val="00B31067"/>
    <w:rsid w:val="00B31301"/>
    <w:rsid w:val="00B31DCA"/>
    <w:rsid w:val="00B342FB"/>
    <w:rsid w:val="00B347EB"/>
    <w:rsid w:val="00B34A3E"/>
    <w:rsid w:val="00B34FFD"/>
    <w:rsid w:val="00B3543D"/>
    <w:rsid w:val="00B36EA1"/>
    <w:rsid w:val="00B37048"/>
    <w:rsid w:val="00B37E5B"/>
    <w:rsid w:val="00B40A6E"/>
    <w:rsid w:val="00B411A0"/>
    <w:rsid w:val="00B4133F"/>
    <w:rsid w:val="00B42FD2"/>
    <w:rsid w:val="00B43BF3"/>
    <w:rsid w:val="00B43E57"/>
    <w:rsid w:val="00B44F95"/>
    <w:rsid w:val="00B462CF"/>
    <w:rsid w:val="00B467DB"/>
    <w:rsid w:val="00B46B64"/>
    <w:rsid w:val="00B470AC"/>
    <w:rsid w:val="00B47954"/>
    <w:rsid w:val="00B505AA"/>
    <w:rsid w:val="00B52091"/>
    <w:rsid w:val="00B548D6"/>
    <w:rsid w:val="00B54ED0"/>
    <w:rsid w:val="00B54FA5"/>
    <w:rsid w:val="00B5577C"/>
    <w:rsid w:val="00B55C03"/>
    <w:rsid w:val="00B56654"/>
    <w:rsid w:val="00B575DD"/>
    <w:rsid w:val="00B61188"/>
    <w:rsid w:val="00B62140"/>
    <w:rsid w:val="00B6298E"/>
    <w:rsid w:val="00B62F80"/>
    <w:rsid w:val="00B634D8"/>
    <w:rsid w:val="00B64D5E"/>
    <w:rsid w:val="00B66968"/>
    <w:rsid w:val="00B66A7A"/>
    <w:rsid w:val="00B72201"/>
    <w:rsid w:val="00B72674"/>
    <w:rsid w:val="00B73780"/>
    <w:rsid w:val="00B7447C"/>
    <w:rsid w:val="00B747D2"/>
    <w:rsid w:val="00B74C43"/>
    <w:rsid w:val="00B7542F"/>
    <w:rsid w:val="00B75895"/>
    <w:rsid w:val="00B758BE"/>
    <w:rsid w:val="00B75A5B"/>
    <w:rsid w:val="00B76723"/>
    <w:rsid w:val="00B80683"/>
    <w:rsid w:val="00B81726"/>
    <w:rsid w:val="00B81D67"/>
    <w:rsid w:val="00B85B35"/>
    <w:rsid w:val="00B85F70"/>
    <w:rsid w:val="00B87E74"/>
    <w:rsid w:val="00B90C5D"/>
    <w:rsid w:val="00B91312"/>
    <w:rsid w:val="00B91A75"/>
    <w:rsid w:val="00B924A2"/>
    <w:rsid w:val="00B92805"/>
    <w:rsid w:val="00B92FAE"/>
    <w:rsid w:val="00B94580"/>
    <w:rsid w:val="00B9462D"/>
    <w:rsid w:val="00B94E8D"/>
    <w:rsid w:val="00B953AF"/>
    <w:rsid w:val="00B95EB4"/>
    <w:rsid w:val="00B963BF"/>
    <w:rsid w:val="00B9776C"/>
    <w:rsid w:val="00BA16FE"/>
    <w:rsid w:val="00BA1D51"/>
    <w:rsid w:val="00BA2E5F"/>
    <w:rsid w:val="00BA3477"/>
    <w:rsid w:val="00BA47ED"/>
    <w:rsid w:val="00BA575C"/>
    <w:rsid w:val="00BA57A2"/>
    <w:rsid w:val="00BA5A49"/>
    <w:rsid w:val="00BA5C20"/>
    <w:rsid w:val="00BA61D6"/>
    <w:rsid w:val="00BA65EF"/>
    <w:rsid w:val="00BA71A0"/>
    <w:rsid w:val="00BB107D"/>
    <w:rsid w:val="00BB1BB5"/>
    <w:rsid w:val="00BB2927"/>
    <w:rsid w:val="00BB2E6F"/>
    <w:rsid w:val="00BB3DFF"/>
    <w:rsid w:val="00BB4771"/>
    <w:rsid w:val="00BB5F82"/>
    <w:rsid w:val="00BB61B9"/>
    <w:rsid w:val="00BB7064"/>
    <w:rsid w:val="00BB7479"/>
    <w:rsid w:val="00BB7C24"/>
    <w:rsid w:val="00BB7E62"/>
    <w:rsid w:val="00BC0BAE"/>
    <w:rsid w:val="00BC1DDE"/>
    <w:rsid w:val="00BC36C2"/>
    <w:rsid w:val="00BC4661"/>
    <w:rsid w:val="00BC4E9D"/>
    <w:rsid w:val="00BC6167"/>
    <w:rsid w:val="00BC6653"/>
    <w:rsid w:val="00BC6D7C"/>
    <w:rsid w:val="00BC6DD7"/>
    <w:rsid w:val="00BC6EBF"/>
    <w:rsid w:val="00BD10FD"/>
    <w:rsid w:val="00BD14F3"/>
    <w:rsid w:val="00BD2595"/>
    <w:rsid w:val="00BD25BA"/>
    <w:rsid w:val="00BD3B28"/>
    <w:rsid w:val="00BD4500"/>
    <w:rsid w:val="00BD5738"/>
    <w:rsid w:val="00BD5EC7"/>
    <w:rsid w:val="00BD63BD"/>
    <w:rsid w:val="00BD664F"/>
    <w:rsid w:val="00BD71F9"/>
    <w:rsid w:val="00BE0D86"/>
    <w:rsid w:val="00BE13AA"/>
    <w:rsid w:val="00BE18B8"/>
    <w:rsid w:val="00BE1B68"/>
    <w:rsid w:val="00BE2288"/>
    <w:rsid w:val="00BE2824"/>
    <w:rsid w:val="00BE295E"/>
    <w:rsid w:val="00BE6298"/>
    <w:rsid w:val="00BE6E6A"/>
    <w:rsid w:val="00BE7A53"/>
    <w:rsid w:val="00BE7A85"/>
    <w:rsid w:val="00BE7AF5"/>
    <w:rsid w:val="00BE7FDD"/>
    <w:rsid w:val="00BF0C24"/>
    <w:rsid w:val="00BF0C70"/>
    <w:rsid w:val="00BF1083"/>
    <w:rsid w:val="00BF203E"/>
    <w:rsid w:val="00BF3A53"/>
    <w:rsid w:val="00BF41CC"/>
    <w:rsid w:val="00BF4215"/>
    <w:rsid w:val="00BF451D"/>
    <w:rsid w:val="00BF4904"/>
    <w:rsid w:val="00BF492A"/>
    <w:rsid w:val="00BF4A77"/>
    <w:rsid w:val="00BF6745"/>
    <w:rsid w:val="00BF67E8"/>
    <w:rsid w:val="00BF6987"/>
    <w:rsid w:val="00BF73B2"/>
    <w:rsid w:val="00C012EF"/>
    <w:rsid w:val="00C03709"/>
    <w:rsid w:val="00C03CB7"/>
    <w:rsid w:val="00C043CD"/>
    <w:rsid w:val="00C04D57"/>
    <w:rsid w:val="00C05490"/>
    <w:rsid w:val="00C061C1"/>
    <w:rsid w:val="00C07962"/>
    <w:rsid w:val="00C118FD"/>
    <w:rsid w:val="00C11D91"/>
    <w:rsid w:val="00C11DE9"/>
    <w:rsid w:val="00C13D7A"/>
    <w:rsid w:val="00C15D64"/>
    <w:rsid w:val="00C16B7C"/>
    <w:rsid w:val="00C179DD"/>
    <w:rsid w:val="00C17E5C"/>
    <w:rsid w:val="00C21AD7"/>
    <w:rsid w:val="00C21EF1"/>
    <w:rsid w:val="00C24B05"/>
    <w:rsid w:val="00C26B97"/>
    <w:rsid w:val="00C26D0B"/>
    <w:rsid w:val="00C3021D"/>
    <w:rsid w:val="00C30E19"/>
    <w:rsid w:val="00C31442"/>
    <w:rsid w:val="00C31AAE"/>
    <w:rsid w:val="00C32916"/>
    <w:rsid w:val="00C346F8"/>
    <w:rsid w:val="00C35242"/>
    <w:rsid w:val="00C356E6"/>
    <w:rsid w:val="00C359CD"/>
    <w:rsid w:val="00C35B36"/>
    <w:rsid w:val="00C36F2D"/>
    <w:rsid w:val="00C37B20"/>
    <w:rsid w:val="00C37F11"/>
    <w:rsid w:val="00C41FCE"/>
    <w:rsid w:val="00C4266C"/>
    <w:rsid w:val="00C43E1B"/>
    <w:rsid w:val="00C44A15"/>
    <w:rsid w:val="00C4579D"/>
    <w:rsid w:val="00C461DB"/>
    <w:rsid w:val="00C466A6"/>
    <w:rsid w:val="00C46E17"/>
    <w:rsid w:val="00C47A6A"/>
    <w:rsid w:val="00C47C84"/>
    <w:rsid w:val="00C50152"/>
    <w:rsid w:val="00C50E8D"/>
    <w:rsid w:val="00C51247"/>
    <w:rsid w:val="00C52D1D"/>
    <w:rsid w:val="00C54A13"/>
    <w:rsid w:val="00C54B66"/>
    <w:rsid w:val="00C5580B"/>
    <w:rsid w:val="00C56622"/>
    <w:rsid w:val="00C57F95"/>
    <w:rsid w:val="00C57FE4"/>
    <w:rsid w:val="00C60385"/>
    <w:rsid w:val="00C60C05"/>
    <w:rsid w:val="00C61680"/>
    <w:rsid w:val="00C62770"/>
    <w:rsid w:val="00C63044"/>
    <w:rsid w:val="00C6385B"/>
    <w:rsid w:val="00C63E4A"/>
    <w:rsid w:val="00C65117"/>
    <w:rsid w:val="00C652E3"/>
    <w:rsid w:val="00C65754"/>
    <w:rsid w:val="00C67475"/>
    <w:rsid w:val="00C719D9"/>
    <w:rsid w:val="00C71EAB"/>
    <w:rsid w:val="00C739D3"/>
    <w:rsid w:val="00C749EF"/>
    <w:rsid w:val="00C74AAE"/>
    <w:rsid w:val="00C75877"/>
    <w:rsid w:val="00C76509"/>
    <w:rsid w:val="00C76DD1"/>
    <w:rsid w:val="00C77754"/>
    <w:rsid w:val="00C80B67"/>
    <w:rsid w:val="00C815EE"/>
    <w:rsid w:val="00C819BA"/>
    <w:rsid w:val="00C835BA"/>
    <w:rsid w:val="00C83A3B"/>
    <w:rsid w:val="00C83A3D"/>
    <w:rsid w:val="00C8676F"/>
    <w:rsid w:val="00C86CB9"/>
    <w:rsid w:val="00C87939"/>
    <w:rsid w:val="00C87E11"/>
    <w:rsid w:val="00C87ED4"/>
    <w:rsid w:val="00C924E4"/>
    <w:rsid w:val="00C92FD0"/>
    <w:rsid w:val="00C956DD"/>
    <w:rsid w:val="00CA1810"/>
    <w:rsid w:val="00CA1C7C"/>
    <w:rsid w:val="00CA2812"/>
    <w:rsid w:val="00CA2F45"/>
    <w:rsid w:val="00CA2F5C"/>
    <w:rsid w:val="00CA3B6C"/>
    <w:rsid w:val="00CA3E87"/>
    <w:rsid w:val="00CA4CC7"/>
    <w:rsid w:val="00CA7426"/>
    <w:rsid w:val="00CB0750"/>
    <w:rsid w:val="00CB1120"/>
    <w:rsid w:val="00CB11D5"/>
    <w:rsid w:val="00CB178A"/>
    <w:rsid w:val="00CB2FAC"/>
    <w:rsid w:val="00CB3CF8"/>
    <w:rsid w:val="00CB3DDC"/>
    <w:rsid w:val="00CB4488"/>
    <w:rsid w:val="00CB468D"/>
    <w:rsid w:val="00CB51EA"/>
    <w:rsid w:val="00CB553C"/>
    <w:rsid w:val="00CB56D8"/>
    <w:rsid w:val="00CB5DBE"/>
    <w:rsid w:val="00CB5F4E"/>
    <w:rsid w:val="00CB6643"/>
    <w:rsid w:val="00CC1A4F"/>
    <w:rsid w:val="00CC1F92"/>
    <w:rsid w:val="00CC25C4"/>
    <w:rsid w:val="00CC2F48"/>
    <w:rsid w:val="00CC35BA"/>
    <w:rsid w:val="00CC35D3"/>
    <w:rsid w:val="00CC39A7"/>
    <w:rsid w:val="00CC47D6"/>
    <w:rsid w:val="00CC4FC3"/>
    <w:rsid w:val="00CC50A8"/>
    <w:rsid w:val="00CC538A"/>
    <w:rsid w:val="00CC5D3D"/>
    <w:rsid w:val="00CD00DB"/>
    <w:rsid w:val="00CD0671"/>
    <w:rsid w:val="00CD0805"/>
    <w:rsid w:val="00CD1614"/>
    <w:rsid w:val="00CD1B94"/>
    <w:rsid w:val="00CD2049"/>
    <w:rsid w:val="00CD3599"/>
    <w:rsid w:val="00CD363F"/>
    <w:rsid w:val="00CD3C8D"/>
    <w:rsid w:val="00CD4DDD"/>
    <w:rsid w:val="00CD5309"/>
    <w:rsid w:val="00CD5746"/>
    <w:rsid w:val="00CD5B44"/>
    <w:rsid w:val="00CD74AC"/>
    <w:rsid w:val="00CD74E5"/>
    <w:rsid w:val="00CD7AD0"/>
    <w:rsid w:val="00CE08C8"/>
    <w:rsid w:val="00CE11F9"/>
    <w:rsid w:val="00CE22AA"/>
    <w:rsid w:val="00CE2A51"/>
    <w:rsid w:val="00CE2CA3"/>
    <w:rsid w:val="00CE3201"/>
    <w:rsid w:val="00CE520B"/>
    <w:rsid w:val="00CE5B20"/>
    <w:rsid w:val="00CE7232"/>
    <w:rsid w:val="00CE761F"/>
    <w:rsid w:val="00CE7D66"/>
    <w:rsid w:val="00CF0454"/>
    <w:rsid w:val="00CF0846"/>
    <w:rsid w:val="00CF2ABE"/>
    <w:rsid w:val="00CF2E47"/>
    <w:rsid w:val="00CF32D7"/>
    <w:rsid w:val="00CF3335"/>
    <w:rsid w:val="00CF3EA4"/>
    <w:rsid w:val="00CF44E1"/>
    <w:rsid w:val="00CF6D87"/>
    <w:rsid w:val="00CF7CA2"/>
    <w:rsid w:val="00D005A2"/>
    <w:rsid w:val="00D01056"/>
    <w:rsid w:val="00D014BE"/>
    <w:rsid w:val="00D01B15"/>
    <w:rsid w:val="00D01E7C"/>
    <w:rsid w:val="00D03F94"/>
    <w:rsid w:val="00D05454"/>
    <w:rsid w:val="00D065AA"/>
    <w:rsid w:val="00D06B7D"/>
    <w:rsid w:val="00D1083D"/>
    <w:rsid w:val="00D1163D"/>
    <w:rsid w:val="00D11F58"/>
    <w:rsid w:val="00D1327C"/>
    <w:rsid w:val="00D136D0"/>
    <w:rsid w:val="00D14C22"/>
    <w:rsid w:val="00D14C6E"/>
    <w:rsid w:val="00D162A5"/>
    <w:rsid w:val="00D169A0"/>
    <w:rsid w:val="00D16A33"/>
    <w:rsid w:val="00D16FB0"/>
    <w:rsid w:val="00D20182"/>
    <w:rsid w:val="00D2020F"/>
    <w:rsid w:val="00D20622"/>
    <w:rsid w:val="00D22026"/>
    <w:rsid w:val="00D23048"/>
    <w:rsid w:val="00D234DC"/>
    <w:rsid w:val="00D23564"/>
    <w:rsid w:val="00D251E2"/>
    <w:rsid w:val="00D25297"/>
    <w:rsid w:val="00D26A5B"/>
    <w:rsid w:val="00D27390"/>
    <w:rsid w:val="00D273B8"/>
    <w:rsid w:val="00D27A9D"/>
    <w:rsid w:val="00D27E72"/>
    <w:rsid w:val="00D30342"/>
    <w:rsid w:val="00D30F2E"/>
    <w:rsid w:val="00D31274"/>
    <w:rsid w:val="00D31B6E"/>
    <w:rsid w:val="00D31CAD"/>
    <w:rsid w:val="00D31E5C"/>
    <w:rsid w:val="00D33193"/>
    <w:rsid w:val="00D34D31"/>
    <w:rsid w:val="00D353DF"/>
    <w:rsid w:val="00D354CC"/>
    <w:rsid w:val="00D35A85"/>
    <w:rsid w:val="00D362CC"/>
    <w:rsid w:val="00D36AAD"/>
    <w:rsid w:val="00D37FDD"/>
    <w:rsid w:val="00D4002B"/>
    <w:rsid w:val="00D4033E"/>
    <w:rsid w:val="00D406FF"/>
    <w:rsid w:val="00D413E7"/>
    <w:rsid w:val="00D41436"/>
    <w:rsid w:val="00D42458"/>
    <w:rsid w:val="00D44A32"/>
    <w:rsid w:val="00D4502B"/>
    <w:rsid w:val="00D4563D"/>
    <w:rsid w:val="00D45DC3"/>
    <w:rsid w:val="00D461C2"/>
    <w:rsid w:val="00D462D1"/>
    <w:rsid w:val="00D46BC3"/>
    <w:rsid w:val="00D46DC1"/>
    <w:rsid w:val="00D47076"/>
    <w:rsid w:val="00D47C80"/>
    <w:rsid w:val="00D506B4"/>
    <w:rsid w:val="00D5213D"/>
    <w:rsid w:val="00D53F6C"/>
    <w:rsid w:val="00D56244"/>
    <w:rsid w:val="00D6053F"/>
    <w:rsid w:val="00D613FE"/>
    <w:rsid w:val="00D6283A"/>
    <w:rsid w:val="00D631B2"/>
    <w:rsid w:val="00D63260"/>
    <w:rsid w:val="00D63BFD"/>
    <w:rsid w:val="00D6685B"/>
    <w:rsid w:val="00D67737"/>
    <w:rsid w:val="00D67E48"/>
    <w:rsid w:val="00D711E0"/>
    <w:rsid w:val="00D7183B"/>
    <w:rsid w:val="00D728AE"/>
    <w:rsid w:val="00D7342B"/>
    <w:rsid w:val="00D73A69"/>
    <w:rsid w:val="00D740F3"/>
    <w:rsid w:val="00D74950"/>
    <w:rsid w:val="00D749B1"/>
    <w:rsid w:val="00D75AE5"/>
    <w:rsid w:val="00D761B3"/>
    <w:rsid w:val="00D763A4"/>
    <w:rsid w:val="00D7747B"/>
    <w:rsid w:val="00D77E6A"/>
    <w:rsid w:val="00D803DD"/>
    <w:rsid w:val="00D8103C"/>
    <w:rsid w:val="00D810DF"/>
    <w:rsid w:val="00D81698"/>
    <w:rsid w:val="00D81EED"/>
    <w:rsid w:val="00D82792"/>
    <w:rsid w:val="00D82C95"/>
    <w:rsid w:val="00D83647"/>
    <w:rsid w:val="00D8446D"/>
    <w:rsid w:val="00D85B01"/>
    <w:rsid w:val="00D862FE"/>
    <w:rsid w:val="00D8662D"/>
    <w:rsid w:val="00D875CF"/>
    <w:rsid w:val="00D91061"/>
    <w:rsid w:val="00D91B74"/>
    <w:rsid w:val="00D91FCC"/>
    <w:rsid w:val="00D9255A"/>
    <w:rsid w:val="00D93CBE"/>
    <w:rsid w:val="00D94BA6"/>
    <w:rsid w:val="00D94E8A"/>
    <w:rsid w:val="00D95BE6"/>
    <w:rsid w:val="00D96AD6"/>
    <w:rsid w:val="00D9724A"/>
    <w:rsid w:val="00D97DCD"/>
    <w:rsid w:val="00DA0E60"/>
    <w:rsid w:val="00DA2EDF"/>
    <w:rsid w:val="00DA33A8"/>
    <w:rsid w:val="00DA4F05"/>
    <w:rsid w:val="00DA50D6"/>
    <w:rsid w:val="00DA58DA"/>
    <w:rsid w:val="00DA595D"/>
    <w:rsid w:val="00DA5F8E"/>
    <w:rsid w:val="00DB003D"/>
    <w:rsid w:val="00DB15E2"/>
    <w:rsid w:val="00DB1A3F"/>
    <w:rsid w:val="00DB45AC"/>
    <w:rsid w:val="00DB4F86"/>
    <w:rsid w:val="00DB5200"/>
    <w:rsid w:val="00DB6C2A"/>
    <w:rsid w:val="00DB6F1A"/>
    <w:rsid w:val="00DC061E"/>
    <w:rsid w:val="00DC0E09"/>
    <w:rsid w:val="00DC1814"/>
    <w:rsid w:val="00DC1ED0"/>
    <w:rsid w:val="00DC1FD9"/>
    <w:rsid w:val="00DC2A53"/>
    <w:rsid w:val="00DC3460"/>
    <w:rsid w:val="00DC3703"/>
    <w:rsid w:val="00DC4B7D"/>
    <w:rsid w:val="00DC4D6C"/>
    <w:rsid w:val="00DC58BD"/>
    <w:rsid w:val="00DC5A75"/>
    <w:rsid w:val="00DC7939"/>
    <w:rsid w:val="00DD0563"/>
    <w:rsid w:val="00DD0643"/>
    <w:rsid w:val="00DD10B8"/>
    <w:rsid w:val="00DD11AC"/>
    <w:rsid w:val="00DD1390"/>
    <w:rsid w:val="00DD1A98"/>
    <w:rsid w:val="00DD22ED"/>
    <w:rsid w:val="00DD2C44"/>
    <w:rsid w:val="00DD2E64"/>
    <w:rsid w:val="00DD3E7E"/>
    <w:rsid w:val="00DD6004"/>
    <w:rsid w:val="00DD60EE"/>
    <w:rsid w:val="00DD63A4"/>
    <w:rsid w:val="00DD64B9"/>
    <w:rsid w:val="00DD68AC"/>
    <w:rsid w:val="00DE00EE"/>
    <w:rsid w:val="00DE1589"/>
    <w:rsid w:val="00DE1893"/>
    <w:rsid w:val="00DE275F"/>
    <w:rsid w:val="00DE2ED2"/>
    <w:rsid w:val="00DE3B00"/>
    <w:rsid w:val="00DE41BF"/>
    <w:rsid w:val="00DE56DA"/>
    <w:rsid w:val="00DE6F21"/>
    <w:rsid w:val="00DE775D"/>
    <w:rsid w:val="00DF02D1"/>
    <w:rsid w:val="00DF2663"/>
    <w:rsid w:val="00DF2D54"/>
    <w:rsid w:val="00DF5161"/>
    <w:rsid w:val="00DF5C04"/>
    <w:rsid w:val="00DF650D"/>
    <w:rsid w:val="00DF7BF6"/>
    <w:rsid w:val="00E005A9"/>
    <w:rsid w:val="00E01C40"/>
    <w:rsid w:val="00E036E0"/>
    <w:rsid w:val="00E03951"/>
    <w:rsid w:val="00E03D8F"/>
    <w:rsid w:val="00E047A8"/>
    <w:rsid w:val="00E05DD9"/>
    <w:rsid w:val="00E05F93"/>
    <w:rsid w:val="00E06683"/>
    <w:rsid w:val="00E071E5"/>
    <w:rsid w:val="00E07A84"/>
    <w:rsid w:val="00E07ECB"/>
    <w:rsid w:val="00E10352"/>
    <w:rsid w:val="00E11461"/>
    <w:rsid w:val="00E11DE8"/>
    <w:rsid w:val="00E11FBA"/>
    <w:rsid w:val="00E1286B"/>
    <w:rsid w:val="00E13719"/>
    <w:rsid w:val="00E13B1B"/>
    <w:rsid w:val="00E1509B"/>
    <w:rsid w:val="00E16AC0"/>
    <w:rsid w:val="00E16C63"/>
    <w:rsid w:val="00E16F52"/>
    <w:rsid w:val="00E1734F"/>
    <w:rsid w:val="00E17C52"/>
    <w:rsid w:val="00E201BA"/>
    <w:rsid w:val="00E20DD4"/>
    <w:rsid w:val="00E2110F"/>
    <w:rsid w:val="00E21362"/>
    <w:rsid w:val="00E2220B"/>
    <w:rsid w:val="00E226E4"/>
    <w:rsid w:val="00E23388"/>
    <w:rsid w:val="00E25104"/>
    <w:rsid w:val="00E25645"/>
    <w:rsid w:val="00E258CE"/>
    <w:rsid w:val="00E25DAD"/>
    <w:rsid w:val="00E278C3"/>
    <w:rsid w:val="00E30704"/>
    <w:rsid w:val="00E314B2"/>
    <w:rsid w:val="00E315EA"/>
    <w:rsid w:val="00E318BD"/>
    <w:rsid w:val="00E32486"/>
    <w:rsid w:val="00E32525"/>
    <w:rsid w:val="00E32B32"/>
    <w:rsid w:val="00E35C8B"/>
    <w:rsid w:val="00E4095C"/>
    <w:rsid w:val="00E40EB0"/>
    <w:rsid w:val="00E40FCC"/>
    <w:rsid w:val="00E41061"/>
    <w:rsid w:val="00E41C93"/>
    <w:rsid w:val="00E41CCC"/>
    <w:rsid w:val="00E4284A"/>
    <w:rsid w:val="00E42973"/>
    <w:rsid w:val="00E44798"/>
    <w:rsid w:val="00E447AA"/>
    <w:rsid w:val="00E44AF4"/>
    <w:rsid w:val="00E44ECA"/>
    <w:rsid w:val="00E44F9C"/>
    <w:rsid w:val="00E4766C"/>
    <w:rsid w:val="00E476FA"/>
    <w:rsid w:val="00E479F7"/>
    <w:rsid w:val="00E50576"/>
    <w:rsid w:val="00E52814"/>
    <w:rsid w:val="00E52A3B"/>
    <w:rsid w:val="00E52AEB"/>
    <w:rsid w:val="00E52D78"/>
    <w:rsid w:val="00E533F5"/>
    <w:rsid w:val="00E53FBE"/>
    <w:rsid w:val="00E5549D"/>
    <w:rsid w:val="00E56996"/>
    <w:rsid w:val="00E56BDB"/>
    <w:rsid w:val="00E579C6"/>
    <w:rsid w:val="00E604E3"/>
    <w:rsid w:val="00E60832"/>
    <w:rsid w:val="00E60FBE"/>
    <w:rsid w:val="00E6214E"/>
    <w:rsid w:val="00E6258E"/>
    <w:rsid w:val="00E62ABE"/>
    <w:rsid w:val="00E63EA4"/>
    <w:rsid w:val="00E6521D"/>
    <w:rsid w:val="00E652FF"/>
    <w:rsid w:val="00E65752"/>
    <w:rsid w:val="00E65CC5"/>
    <w:rsid w:val="00E66142"/>
    <w:rsid w:val="00E66DEA"/>
    <w:rsid w:val="00E6756B"/>
    <w:rsid w:val="00E67648"/>
    <w:rsid w:val="00E70C3E"/>
    <w:rsid w:val="00E7117F"/>
    <w:rsid w:val="00E7146E"/>
    <w:rsid w:val="00E7186D"/>
    <w:rsid w:val="00E71A5D"/>
    <w:rsid w:val="00E71D8F"/>
    <w:rsid w:val="00E71F87"/>
    <w:rsid w:val="00E737EA"/>
    <w:rsid w:val="00E74964"/>
    <w:rsid w:val="00E752AB"/>
    <w:rsid w:val="00E77853"/>
    <w:rsid w:val="00E77A03"/>
    <w:rsid w:val="00E8038A"/>
    <w:rsid w:val="00E805D3"/>
    <w:rsid w:val="00E80672"/>
    <w:rsid w:val="00E8145B"/>
    <w:rsid w:val="00E8146B"/>
    <w:rsid w:val="00E816B7"/>
    <w:rsid w:val="00E81913"/>
    <w:rsid w:val="00E81DE2"/>
    <w:rsid w:val="00E82CE4"/>
    <w:rsid w:val="00E84B3A"/>
    <w:rsid w:val="00E85209"/>
    <w:rsid w:val="00E86162"/>
    <w:rsid w:val="00E862B6"/>
    <w:rsid w:val="00E86610"/>
    <w:rsid w:val="00E86799"/>
    <w:rsid w:val="00E907B2"/>
    <w:rsid w:val="00E90B3E"/>
    <w:rsid w:val="00E90DF5"/>
    <w:rsid w:val="00E93A1B"/>
    <w:rsid w:val="00E9470B"/>
    <w:rsid w:val="00E94F60"/>
    <w:rsid w:val="00E968D7"/>
    <w:rsid w:val="00E96C6E"/>
    <w:rsid w:val="00E97011"/>
    <w:rsid w:val="00E970D5"/>
    <w:rsid w:val="00EA01F1"/>
    <w:rsid w:val="00EA11C4"/>
    <w:rsid w:val="00EA1275"/>
    <w:rsid w:val="00EA230D"/>
    <w:rsid w:val="00EA2EF5"/>
    <w:rsid w:val="00EA2F1B"/>
    <w:rsid w:val="00EA3136"/>
    <w:rsid w:val="00EA3918"/>
    <w:rsid w:val="00EA3944"/>
    <w:rsid w:val="00EA39C1"/>
    <w:rsid w:val="00EA631A"/>
    <w:rsid w:val="00EB06EB"/>
    <w:rsid w:val="00EB0B8B"/>
    <w:rsid w:val="00EB0C86"/>
    <w:rsid w:val="00EB1028"/>
    <w:rsid w:val="00EB1A3E"/>
    <w:rsid w:val="00EB224D"/>
    <w:rsid w:val="00EB33FE"/>
    <w:rsid w:val="00EB423A"/>
    <w:rsid w:val="00EB6AE6"/>
    <w:rsid w:val="00EB7503"/>
    <w:rsid w:val="00EB7822"/>
    <w:rsid w:val="00EC0286"/>
    <w:rsid w:val="00EC0F54"/>
    <w:rsid w:val="00EC11C7"/>
    <w:rsid w:val="00EC1771"/>
    <w:rsid w:val="00EC51E4"/>
    <w:rsid w:val="00EC7144"/>
    <w:rsid w:val="00EC7344"/>
    <w:rsid w:val="00ED0A9B"/>
    <w:rsid w:val="00ED2742"/>
    <w:rsid w:val="00ED311A"/>
    <w:rsid w:val="00ED3130"/>
    <w:rsid w:val="00ED3143"/>
    <w:rsid w:val="00ED3529"/>
    <w:rsid w:val="00ED4819"/>
    <w:rsid w:val="00ED635F"/>
    <w:rsid w:val="00ED688B"/>
    <w:rsid w:val="00ED6FA0"/>
    <w:rsid w:val="00ED7FF4"/>
    <w:rsid w:val="00EE0E68"/>
    <w:rsid w:val="00EE0F60"/>
    <w:rsid w:val="00EE1B22"/>
    <w:rsid w:val="00EE1FC8"/>
    <w:rsid w:val="00EE2068"/>
    <w:rsid w:val="00EE2671"/>
    <w:rsid w:val="00EE3F9F"/>
    <w:rsid w:val="00EE4D36"/>
    <w:rsid w:val="00EE5175"/>
    <w:rsid w:val="00EE5931"/>
    <w:rsid w:val="00EE5AC8"/>
    <w:rsid w:val="00EE6CDD"/>
    <w:rsid w:val="00EE774E"/>
    <w:rsid w:val="00EE78EC"/>
    <w:rsid w:val="00EF0461"/>
    <w:rsid w:val="00EF0A04"/>
    <w:rsid w:val="00EF211F"/>
    <w:rsid w:val="00EF245E"/>
    <w:rsid w:val="00EF2579"/>
    <w:rsid w:val="00EF2C02"/>
    <w:rsid w:val="00EF2D9E"/>
    <w:rsid w:val="00EF2ED0"/>
    <w:rsid w:val="00EF4B26"/>
    <w:rsid w:val="00EF504A"/>
    <w:rsid w:val="00EF571B"/>
    <w:rsid w:val="00EF57D2"/>
    <w:rsid w:val="00EF716A"/>
    <w:rsid w:val="00F00C1D"/>
    <w:rsid w:val="00F01868"/>
    <w:rsid w:val="00F01E73"/>
    <w:rsid w:val="00F027F9"/>
    <w:rsid w:val="00F02E2E"/>
    <w:rsid w:val="00F02F5F"/>
    <w:rsid w:val="00F03588"/>
    <w:rsid w:val="00F0507B"/>
    <w:rsid w:val="00F07106"/>
    <w:rsid w:val="00F11842"/>
    <w:rsid w:val="00F123A0"/>
    <w:rsid w:val="00F13FB1"/>
    <w:rsid w:val="00F14011"/>
    <w:rsid w:val="00F1406E"/>
    <w:rsid w:val="00F15315"/>
    <w:rsid w:val="00F15895"/>
    <w:rsid w:val="00F16C93"/>
    <w:rsid w:val="00F21133"/>
    <w:rsid w:val="00F213F8"/>
    <w:rsid w:val="00F221E5"/>
    <w:rsid w:val="00F22449"/>
    <w:rsid w:val="00F23B23"/>
    <w:rsid w:val="00F241FE"/>
    <w:rsid w:val="00F2473C"/>
    <w:rsid w:val="00F253B1"/>
    <w:rsid w:val="00F26A57"/>
    <w:rsid w:val="00F26EEF"/>
    <w:rsid w:val="00F27726"/>
    <w:rsid w:val="00F277CF"/>
    <w:rsid w:val="00F27E61"/>
    <w:rsid w:val="00F32292"/>
    <w:rsid w:val="00F32B43"/>
    <w:rsid w:val="00F337C9"/>
    <w:rsid w:val="00F33BA9"/>
    <w:rsid w:val="00F33E03"/>
    <w:rsid w:val="00F33FC7"/>
    <w:rsid w:val="00F357CF"/>
    <w:rsid w:val="00F35E9C"/>
    <w:rsid w:val="00F360DA"/>
    <w:rsid w:val="00F372E0"/>
    <w:rsid w:val="00F37635"/>
    <w:rsid w:val="00F37932"/>
    <w:rsid w:val="00F409E8"/>
    <w:rsid w:val="00F42DE0"/>
    <w:rsid w:val="00F42FD4"/>
    <w:rsid w:val="00F43A3E"/>
    <w:rsid w:val="00F4459E"/>
    <w:rsid w:val="00F45109"/>
    <w:rsid w:val="00F51361"/>
    <w:rsid w:val="00F51FC4"/>
    <w:rsid w:val="00F52389"/>
    <w:rsid w:val="00F5246E"/>
    <w:rsid w:val="00F525D3"/>
    <w:rsid w:val="00F5283A"/>
    <w:rsid w:val="00F52B9A"/>
    <w:rsid w:val="00F54817"/>
    <w:rsid w:val="00F5584B"/>
    <w:rsid w:val="00F55D48"/>
    <w:rsid w:val="00F57756"/>
    <w:rsid w:val="00F640ED"/>
    <w:rsid w:val="00F65E12"/>
    <w:rsid w:val="00F667E7"/>
    <w:rsid w:val="00F66855"/>
    <w:rsid w:val="00F66BA1"/>
    <w:rsid w:val="00F66C4A"/>
    <w:rsid w:val="00F67444"/>
    <w:rsid w:val="00F674B2"/>
    <w:rsid w:val="00F72A0E"/>
    <w:rsid w:val="00F72A91"/>
    <w:rsid w:val="00F72B0F"/>
    <w:rsid w:val="00F73381"/>
    <w:rsid w:val="00F73FC5"/>
    <w:rsid w:val="00F73FD7"/>
    <w:rsid w:val="00F75349"/>
    <w:rsid w:val="00F75B3B"/>
    <w:rsid w:val="00F7628D"/>
    <w:rsid w:val="00F76A4E"/>
    <w:rsid w:val="00F76C48"/>
    <w:rsid w:val="00F76E5D"/>
    <w:rsid w:val="00F77909"/>
    <w:rsid w:val="00F77F2F"/>
    <w:rsid w:val="00F820DA"/>
    <w:rsid w:val="00F8219B"/>
    <w:rsid w:val="00F82C04"/>
    <w:rsid w:val="00F83091"/>
    <w:rsid w:val="00F84DDD"/>
    <w:rsid w:val="00F85437"/>
    <w:rsid w:val="00F8676A"/>
    <w:rsid w:val="00F87C01"/>
    <w:rsid w:val="00F90574"/>
    <w:rsid w:val="00F90FD3"/>
    <w:rsid w:val="00F91ACB"/>
    <w:rsid w:val="00F93C86"/>
    <w:rsid w:val="00F93E06"/>
    <w:rsid w:val="00F94AEA"/>
    <w:rsid w:val="00F95190"/>
    <w:rsid w:val="00F971EC"/>
    <w:rsid w:val="00FA1830"/>
    <w:rsid w:val="00FA20B8"/>
    <w:rsid w:val="00FA3441"/>
    <w:rsid w:val="00FA5116"/>
    <w:rsid w:val="00FA5D2A"/>
    <w:rsid w:val="00FA6A6E"/>
    <w:rsid w:val="00FA6C0C"/>
    <w:rsid w:val="00FB12FE"/>
    <w:rsid w:val="00FB133B"/>
    <w:rsid w:val="00FB287E"/>
    <w:rsid w:val="00FB3503"/>
    <w:rsid w:val="00FB39E0"/>
    <w:rsid w:val="00FB4343"/>
    <w:rsid w:val="00FB44A3"/>
    <w:rsid w:val="00FB49DE"/>
    <w:rsid w:val="00FB55C1"/>
    <w:rsid w:val="00FB5C35"/>
    <w:rsid w:val="00FB7411"/>
    <w:rsid w:val="00FB75BE"/>
    <w:rsid w:val="00FB7657"/>
    <w:rsid w:val="00FC1041"/>
    <w:rsid w:val="00FC1D1E"/>
    <w:rsid w:val="00FC21D4"/>
    <w:rsid w:val="00FC2B69"/>
    <w:rsid w:val="00FC3A40"/>
    <w:rsid w:val="00FC3BE0"/>
    <w:rsid w:val="00FC3F0D"/>
    <w:rsid w:val="00FC4508"/>
    <w:rsid w:val="00FC4BAF"/>
    <w:rsid w:val="00FC69B8"/>
    <w:rsid w:val="00FC6BDE"/>
    <w:rsid w:val="00FC6F17"/>
    <w:rsid w:val="00FD041B"/>
    <w:rsid w:val="00FD1079"/>
    <w:rsid w:val="00FD1A25"/>
    <w:rsid w:val="00FD2647"/>
    <w:rsid w:val="00FD2A7E"/>
    <w:rsid w:val="00FD32C6"/>
    <w:rsid w:val="00FD33BF"/>
    <w:rsid w:val="00FD3445"/>
    <w:rsid w:val="00FD3641"/>
    <w:rsid w:val="00FD5DD0"/>
    <w:rsid w:val="00FD5EEE"/>
    <w:rsid w:val="00FD7F9F"/>
    <w:rsid w:val="00FE0FD8"/>
    <w:rsid w:val="00FE164A"/>
    <w:rsid w:val="00FE167B"/>
    <w:rsid w:val="00FE16CE"/>
    <w:rsid w:val="00FE2197"/>
    <w:rsid w:val="00FE2276"/>
    <w:rsid w:val="00FE2822"/>
    <w:rsid w:val="00FE3D43"/>
    <w:rsid w:val="00FE4914"/>
    <w:rsid w:val="00FE50EC"/>
    <w:rsid w:val="00FE5F4B"/>
    <w:rsid w:val="00FE6427"/>
    <w:rsid w:val="00FE6833"/>
    <w:rsid w:val="00FE69EE"/>
    <w:rsid w:val="00FE6E38"/>
    <w:rsid w:val="00FE7150"/>
    <w:rsid w:val="00FF0658"/>
    <w:rsid w:val="00FF1C94"/>
    <w:rsid w:val="00FF2517"/>
    <w:rsid w:val="00FF38BC"/>
    <w:rsid w:val="00FF4277"/>
    <w:rsid w:val="00FF5516"/>
    <w:rsid w:val="00FF6097"/>
    <w:rsid w:val="00FF7F19"/>
    <w:rsid w:val="1E25D0B1"/>
    <w:rsid w:val="1FF51A72"/>
    <w:rsid w:val="2F010BE0"/>
    <w:rsid w:val="32E226F1"/>
    <w:rsid w:val="35F58C9E"/>
    <w:rsid w:val="3B296675"/>
    <w:rsid w:val="43563B6B"/>
    <w:rsid w:val="4DA6E156"/>
    <w:rsid w:val="4DA9C203"/>
    <w:rsid w:val="532C73CA"/>
    <w:rsid w:val="5AB08E8E"/>
    <w:rsid w:val="5F5814BF"/>
    <w:rsid w:val="606903EF"/>
    <w:rsid w:val="60B1E8EC"/>
    <w:rsid w:val="619258B1"/>
    <w:rsid w:val="689F2EF4"/>
    <w:rsid w:val="739C8D37"/>
    <w:rsid w:val="7C9D628B"/>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5B0A7A"/>
  <w14:defaultImageDpi w14:val="32767"/>
  <w15:docId w15:val="{04769C06-5F33-46A5-9FA2-2889432A0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7B2"/>
    <w:rPr>
      <w:rFonts w:ascii="Times New Roman" w:eastAsia="Times New Roman" w:hAnsi="Times New Roman" w:cs="Times New Roman"/>
      <w:lang w:eastAsia="en-GB" w:bidi="bn-IN"/>
    </w:rPr>
  </w:style>
  <w:style w:type="paragraph" w:styleId="Heading1">
    <w:name w:val="heading 1"/>
    <w:basedOn w:val="Normal"/>
    <w:link w:val="Heading1Char"/>
    <w:uiPriority w:val="9"/>
    <w:qFormat/>
    <w:rsid w:val="00843BD2"/>
    <w:pPr>
      <w:spacing w:before="100" w:beforeAutospacing="1" w:after="100" w:afterAutospacing="1"/>
      <w:outlineLvl w:val="0"/>
    </w:pPr>
    <w:rPr>
      <w:b/>
      <w:bCs/>
      <w:kern w:val="36"/>
      <w:sz w:val="48"/>
      <w:szCs w:val="48"/>
      <w:lang w:val="de-CH" w:eastAsia="de-CH" w:bidi="ar-SA"/>
    </w:rPr>
  </w:style>
  <w:style w:type="paragraph" w:styleId="Heading3">
    <w:name w:val="heading 3"/>
    <w:basedOn w:val="Normal"/>
    <w:next w:val="Normal"/>
    <w:link w:val="Heading3Char"/>
    <w:uiPriority w:val="9"/>
    <w:semiHidden/>
    <w:unhideWhenUsed/>
    <w:qFormat/>
    <w:rsid w:val="003A773E"/>
    <w:pPr>
      <w:keepNext/>
      <w:keepLines/>
      <w:spacing w:before="40"/>
      <w:outlineLvl w:val="2"/>
    </w:pPr>
    <w:rPr>
      <w:rFonts w:asciiTheme="majorHAnsi" w:eastAsiaTheme="majorEastAsia" w:hAnsiTheme="majorHAnsi" w:cstheme="majorBidi"/>
      <w:color w:val="1F4D78" w:themeColor="accent1" w:themeShade="7F"/>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BD2"/>
    <w:rPr>
      <w:rFonts w:ascii="Times New Roman" w:eastAsia="Times New Roman" w:hAnsi="Times New Roman" w:cs="Times New Roman"/>
      <w:b/>
      <w:bCs/>
      <w:kern w:val="36"/>
      <w:sz w:val="48"/>
      <w:szCs w:val="48"/>
      <w:lang w:val="de-CH" w:eastAsia="de-CH"/>
    </w:rPr>
  </w:style>
  <w:style w:type="paragraph" w:styleId="ListParagraph">
    <w:name w:val="List Paragraph"/>
    <w:basedOn w:val="Normal"/>
    <w:uiPriority w:val="34"/>
    <w:qFormat/>
    <w:rsid w:val="00DD64B9"/>
    <w:pPr>
      <w:ind w:left="720"/>
      <w:contextualSpacing/>
    </w:pPr>
    <w:rPr>
      <w:lang w:eastAsia="en-US" w:bidi="ar-SA"/>
    </w:rPr>
  </w:style>
  <w:style w:type="character" w:styleId="Hyperlink">
    <w:name w:val="Hyperlink"/>
    <w:basedOn w:val="DefaultParagraphFont"/>
    <w:uiPriority w:val="99"/>
    <w:unhideWhenUsed/>
    <w:rsid w:val="003E3B80"/>
    <w:rPr>
      <w:color w:val="0563C1" w:themeColor="hyperlink"/>
      <w:u w:val="single"/>
    </w:rPr>
  </w:style>
  <w:style w:type="paragraph" w:styleId="Header">
    <w:name w:val="header"/>
    <w:basedOn w:val="Normal"/>
    <w:link w:val="HeaderChar"/>
    <w:uiPriority w:val="99"/>
    <w:unhideWhenUsed/>
    <w:rsid w:val="005A2CBB"/>
    <w:pPr>
      <w:tabs>
        <w:tab w:val="center" w:pos="4536"/>
        <w:tab w:val="right" w:pos="9072"/>
      </w:tabs>
    </w:pPr>
    <w:rPr>
      <w:lang w:val="en-US" w:eastAsia="en-US" w:bidi="ar-SA"/>
    </w:rPr>
  </w:style>
  <w:style w:type="character" w:customStyle="1" w:styleId="HeaderChar">
    <w:name w:val="Header Char"/>
    <w:basedOn w:val="DefaultParagraphFont"/>
    <w:link w:val="Header"/>
    <w:uiPriority w:val="99"/>
    <w:rsid w:val="005A2CBB"/>
  </w:style>
  <w:style w:type="paragraph" w:styleId="Footer">
    <w:name w:val="footer"/>
    <w:basedOn w:val="Normal"/>
    <w:link w:val="FooterChar"/>
    <w:uiPriority w:val="99"/>
    <w:unhideWhenUsed/>
    <w:rsid w:val="005A2CBB"/>
    <w:pPr>
      <w:tabs>
        <w:tab w:val="center" w:pos="4536"/>
        <w:tab w:val="right" w:pos="9072"/>
      </w:tabs>
    </w:pPr>
    <w:rPr>
      <w:lang w:val="en-US" w:eastAsia="en-US" w:bidi="ar-SA"/>
    </w:rPr>
  </w:style>
  <w:style w:type="character" w:customStyle="1" w:styleId="FooterChar">
    <w:name w:val="Footer Char"/>
    <w:basedOn w:val="DefaultParagraphFont"/>
    <w:link w:val="Footer"/>
    <w:uiPriority w:val="99"/>
    <w:rsid w:val="005A2CBB"/>
  </w:style>
  <w:style w:type="paragraph" w:styleId="NormalWeb">
    <w:name w:val="Normal (Web)"/>
    <w:basedOn w:val="Normal"/>
    <w:uiPriority w:val="99"/>
    <w:semiHidden/>
    <w:unhideWhenUsed/>
    <w:rsid w:val="00261B25"/>
    <w:pPr>
      <w:spacing w:before="100" w:beforeAutospacing="1" w:after="100" w:afterAutospacing="1"/>
    </w:pPr>
    <w:rPr>
      <w:lang w:val="de-CH" w:eastAsia="de-CH" w:bidi="ar-SA"/>
    </w:rPr>
  </w:style>
  <w:style w:type="character" w:customStyle="1" w:styleId="highlight">
    <w:name w:val="highlight"/>
    <w:basedOn w:val="DefaultParagraphFont"/>
    <w:rsid w:val="00843BD2"/>
  </w:style>
  <w:style w:type="character" w:styleId="CommentReference">
    <w:name w:val="annotation reference"/>
    <w:basedOn w:val="DefaultParagraphFont"/>
    <w:uiPriority w:val="99"/>
    <w:semiHidden/>
    <w:unhideWhenUsed/>
    <w:rsid w:val="00613B3D"/>
    <w:rPr>
      <w:rFonts w:ascii="Tahoma" w:hAnsi="Tahoma" w:cs="Tahoma"/>
      <w:b w:val="0"/>
      <w:i w:val="0"/>
      <w:caps w:val="0"/>
      <w:strike w:val="0"/>
      <w:sz w:val="16"/>
      <w:szCs w:val="18"/>
      <w:u w:val="none"/>
    </w:rPr>
  </w:style>
  <w:style w:type="paragraph" w:styleId="CommentText">
    <w:name w:val="annotation text"/>
    <w:basedOn w:val="Normal"/>
    <w:link w:val="CommentTextChar"/>
    <w:uiPriority w:val="99"/>
    <w:unhideWhenUsed/>
    <w:rsid w:val="00613B3D"/>
    <w:rPr>
      <w:rFonts w:ascii="Tahoma" w:hAnsi="Tahoma" w:cs="Tahoma"/>
      <w:sz w:val="16"/>
      <w:lang w:val="en-US" w:eastAsia="en-US" w:bidi="ar-SA"/>
    </w:rPr>
  </w:style>
  <w:style w:type="character" w:customStyle="1" w:styleId="CommentTextChar">
    <w:name w:val="Comment Text Char"/>
    <w:basedOn w:val="DefaultParagraphFont"/>
    <w:link w:val="CommentText"/>
    <w:uiPriority w:val="99"/>
    <w:rsid w:val="00613B3D"/>
    <w:rPr>
      <w:rFonts w:ascii="Tahoma" w:eastAsia="Times New Roman" w:hAnsi="Tahoma" w:cs="Tahoma"/>
      <w:sz w:val="16"/>
      <w:lang w:val="en-US"/>
    </w:rPr>
  </w:style>
  <w:style w:type="paragraph" w:styleId="CommentSubject">
    <w:name w:val="annotation subject"/>
    <w:basedOn w:val="CommentText"/>
    <w:next w:val="CommentText"/>
    <w:link w:val="CommentSubjectChar"/>
    <w:uiPriority w:val="99"/>
    <w:semiHidden/>
    <w:unhideWhenUsed/>
    <w:rsid w:val="00613B3D"/>
    <w:rPr>
      <w:b/>
      <w:bCs/>
      <w:sz w:val="20"/>
      <w:szCs w:val="20"/>
    </w:rPr>
  </w:style>
  <w:style w:type="character" w:customStyle="1" w:styleId="CommentSubjectChar">
    <w:name w:val="Comment Subject Char"/>
    <w:basedOn w:val="CommentTextChar"/>
    <w:link w:val="CommentSubject"/>
    <w:uiPriority w:val="99"/>
    <w:semiHidden/>
    <w:rsid w:val="00613B3D"/>
    <w:rPr>
      <w:rFonts w:ascii="Tahoma" w:eastAsia="Times New Roman" w:hAnsi="Tahoma" w:cs="Tahoma"/>
      <w:b/>
      <w:bCs/>
      <w:sz w:val="20"/>
      <w:szCs w:val="20"/>
      <w:lang w:val="en-US"/>
    </w:rPr>
  </w:style>
  <w:style w:type="paragraph" w:styleId="BalloonText">
    <w:name w:val="Balloon Text"/>
    <w:basedOn w:val="Normal"/>
    <w:link w:val="BalloonTextChar"/>
    <w:uiPriority w:val="99"/>
    <w:semiHidden/>
    <w:unhideWhenUsed/>
    <w:rsid w:val="00613B3D"/>
    <w:rPr>
      <w:sz w:val="18"/>
      <w:szCs w:val="18"/>
      <w:lang w:val="en-US" w:eastAsia="en-US" w:bidi="ar-SA"/>
    </w:rPr>
  </w:style>
  <w:style w:type="character" w:customStyle="1" w:styleId="BalloonTextChar">
    <w:name w:val="Balloon Text Char"/>
    <w:basedOn w:val="DefaultParagraphFont"/>
    <w:link w:val="BalloonText"/>
    <w:uiPriority w:val="99"/>
    <w:semiHidden/>
    <w:rsid w:val="00613B3D"/>
    <w:rPr>
      <w:rFonts w:ascii="Times New Roman" w:eastAsia="Times New Roman" w:hAnsi="Times New Roman" w:cs="Times New Roman"/>
      <w:sz w:val="18"/>
      <w:szCs w:val="18"/>
      <w:lang w:val="en-US"/>
    </w:rPr>
  </w:style>
  <w:style w:type="paragraph" w:styleId="Revision">
    <w:name w:val="Revision"/>
    <w:hidden/>
    <w:uiPriority w:val="99"/>
    <w:semiHidden/>
    <w:rsid w:val="007677A2"/>
  </w:style>
  <w:style w:type="character" w:customStyle="1" w:styleId="apple-converted-space">
    <w:name w:val="apple-converted-space"/>
    <w:basedOn w:val="DefaultParagraphFont"/>
    <w:rsid w:val="00D169A0"/>
  </w:style>
  <w:style w:type="character" w:customStyle="1" w:styleId="UnresolvedMention1">
    <w:name w:val="Unresolved Mention1"/>
    <w:basedOn w:val="DefaultParagraphFont"/>
    <w:uiPriority w:val="99"/>
    <w:semiHidden/>
    <w:unhideWhenUsed/>
    <w:rsid w:val="008C2800"/>
    <w:rPr>
      <w:color w:val="605E5C"/>
      <w:shd w:val="clear" w:color="auto" w:fill="E1DFDD"/>
    </w:rPr>
  </w:style>
  <w:style w:type="character" w:styleId="FollowedHyperlink">
    <w:name w:val="FollowedHyperlink"/>
    <w:basedOn w:val="DefaultParagraphFont"/>
    <w:uiPriority w:val="99"/>
    <w:semiHidden/>
    <w:unhideWhenUsed/>
    <w:rsid w:val="00242432"/>
    <w:rPr>
      <w:color w:val="954F72" w:themeColor="followedHyperlink"/>
      <w:u w:val="single"/>
    </w:rPr>
  </w:style>
  <w:style w:type="paragraph" w:customStyle="1" w:styleId="msonormal0">
    <w:name w:val="msonormal"/>
    <w:basedOn w:val="Normal"/>
    <w:rsid w:val="0061620A"/>
    <w:pPr>
      <w:spacing w:before="100" w:beforeAutospacing="1" w:after="100" w:afterAutospacing="1"/>
    </w:pPr>
    <w:rPr>
      <w:lang w:bidi="ar-SA"/>
    </w:rPr>
  </w:style>
  <w:style w:type="paragraph" w:customStyle="1" w:styleId="xl63">
    <w:name w:val="xl63"/>
    <w:basedOn w:val="Normal"/>
    <w:rsid w:val="0061620A"/>
    <w:pPr>
      <w:spacing w:before="100" w:beforeAutospacing="1" w:after="100" w:afterAutospacing="1"/>
    </w:pPr>
    <w:rPr>
      <w:rFonts w:ascii="times roman" w:hAnsi="times roman"/>
      <w:lang w:bidi="ar-SA"/>
    </w:rPr>
  </w:style>
  <w:style w:type="paragraph" w:customStyle="1" w:styleId="xl64">
    <w:name w:val="xl64"/>
    <w:basedOn w:val="Normal"/>
    <w:rsid w:val="0061620A"/>
    <w:pPr>
      <w:pBdr>
        <w:bottom w:val="single" w:sz="8" w:space="0" w:color="auto"/>
      </w:pBd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65">
    <w:name w:val="xl65"/>
    <w:basedOn w:val="Normal"/>
    <w:rsid w:val="0061620A"/>
    <w:pP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66">
    <w:name w:val="xl66"/>
    <w:basedOn w:val="Normal"/>
    <w:rsid w:val="0061620A"/>
    <w:pPr>
      <w:pBdr>
        <w:top w:val="single" w:sz="8" w:space="0" w:color="auto"/>
        <w:bottom w:val="single" w:sz="8" w:space="0" w:color="auto"/>
      </w:pBd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67">
    <w:name w:val="xl67"/>
    <w:basedOn w:val="Normal"/>
    <w:rsid w:val="0061620A"/>
    <w:pPr>
      <w:pBdr>
        <w:bottom w:val="single" w:sz="8" w:space="0" w:color="auto"/>
      </w:pBd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68">
    <w:name w:val="xl68"/>
    <w:basedOn w:val="Normal"/>
    <w:rsid w:val="0061620A"/>
    <w:pPr>
      <w:pBdr>
        <w:bottom w:val="single" w:sz="8" w:space="0" w:color="auto"/>
      </w:pBd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69">
    <w:name w:val="xl69"/>
    <w:basedOn w:val="Normal"/>
    <w:rsid w:val="0061620A"/>
    <w:pPr>
      <w:shd w:val="clear" w:color="000000" w:fill="FFFFFF"/>
      <w:spacing w:before="100" w:beforeAutospacing="1" w:after="100" w:afterAutospacing="1"/>
      <w:textAlignment w:val="center"/>
    </w:pPr>
    <w:rPr>
      <w:rFonts w:ascii="times roman" w:hAnsi="times roman"/>
      <w:b/>
      <w:bCs/>
      <w:sz w:val="16"/>
      <w:szCs w:val="16"/>
      <w:lang w:bidi="ar-SA"/>
    </w:rPr>
  </w:style>
  <w:style w:type="paragraph" w:customStyle="1" w:styleId="xl70">
    <w:name w:val="xl70"/>
    <w:basedOn w:val="Normal"/>
    <w:rsid w:val="0061620A"/>
    <w:pP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71">
    <w:name w:val="xl71"/>
    <w:basedOn w:val="Normal"/>
    <w:rsid w:val="0061620A"/>
    <w:pP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72">
    <w:name w:val="xl72"/>
    <w:basedOn w:val="Normal"/>
    <w:rsid w:val="0061620A"/>
    <w:pPr>
      <w:shd w:val="clear" w:color="000000" w:fill="FFFFFF"/>
      <w:spacing w:before="100" w:beforeAutospacing="1" w:after="100" w:afterAutospacing="1"/>
      <w:textAlignment w:val="center"/>
    </w:pPr>
    <w:rPr>
      <w:rFonts w:ascii="times roman" w:hAnsi="times roman"/>
      <w:color w:val="000000"/>
      <w:sz w:val="16"/>
      <w:szCs w:val="16"/>
      <w:lang w:bidi="ar-SA"/>
    </w:rPr>
  </w:style>
  <w:style w:type="paragraph" w:customStyle="1" w:styleId="xl73">
    <w:name w:val="xl73"/>
    <w:basedOn w:val="Normal"/>
    <w:rsid w:val="0061620A"/>
    <w:pP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74">
    <w:name w:val="xl74"/>
    <w:basedOn w:val="Normal"/>
    <w:rsid w:val="0061620A"/>
    <w:pPr>
      <w:pBdr>
        <w:bottom w:val="single" w:sz="8" w:space="0" w:color="auto"/>
      </w:pBd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75">
    <w:name w:val="xl75"/>
    <w:basedOn w:val="Normal"/>
    <w:rsid w:val="0061620A"/>
    <w:pPr>
      <w:pBdr>
        <w:bottom w:val="single" w:sz="8" w:space="0" w:color="auto"/>
      </w:pBdr>
      <w:shd w:val="clear" w:color="000000" w:fill="FFFFFF"/>
      <w:spacing w:before="100" w:beforeAutospacing="1" w:after="100" w:afterAutospacing="1"/>
      <w:textAlignment w:val="center"/>
    </w:pPr>
    <w:rPr>
      <w:rFonts w:ascii="times roman" w:hAnsi="times roman"/>
      <w:color w:val="FF0000"/>
      <w:sz w:val="16"/>
      <w:szCs w:val="16"/>
      <w:lang w:bidi="ar-SA"/>
    </w:rPr>
  </w:style>
  <w:style w:type="paragraph" w:customStyle="1" w:styleId="xl76">
    <w:name w:val="xl76"/>
    <w:basedOn w:val="Normal"/>
    <w:rsid w:val="0061620A"/>
    <w:pPr>
      <w:pBdr>
        <w:bottom w:val="single" w:sz="8" w:space="0" w:color="auto"/>
      </w:pBdr>
      <w:shd w:val="clear" w:color="000000" w:fill="FFFFFF"/>
      <w:spacing w:before="100" w:beforeAutospacing="1" w:after="100" w:afterAutospacing="1"/>
      <w:textAlignment w:val="center"/>
    </w:pPr>
    <w:rPr>
      <w:rFonts w:ascii="times roman" w:hAnsi="times roman"/>
      <w:sz w:val="16"/>
      <w:szCs w:val="16"/>
      <w:lang w:bidi="ar-SA"/>
    </w:rPr>
  </w:style>
  <w:style w:type="paragraph" w:customStyle="1" w:styleId="xl77">
    <w:name w:val="xl77"/>
    <w:basedOn w:val="Normal"/>
    <w:rsid w:val="0061620A"/>
    <w:pPr>
      <w:pBdr>
        <w:bottom w:val="single" w:sz="8" w:space="0" w:color="auto"/>
      </w:pBdr>
      <w:shd w:val="clear" w:color="000000" w:fill="FFFFFF"/>
      <w:spacing w:before="100" w:beforeAutospacing="1" w:after="100" w:afterAutospacing="1"/>
      <w:textAlignment w:val="center"/>
    </w:pPr>
    <w:rPr>
      <w:rFonts w:ascii="times roman" w:hAnsi="times roman"/>
      <w:color w:val="FF0000"/>
      <w:sz w:val="16"/>
      <w:szCs w:val="16"/>
      <w:lang w:bidi="ar-SA"/>
    </w:rPr>
  </w:style>
  <w:style w:type="character" w:customStyle="1" w:styleId="fontstyle01">
    <w:name w:val="fontstyle01"/>
    <w:basedOn w:val="DefaultParagraphFont"/>
    <w:rsid w:val="000B53F5"/>
    <w:rPr>
      <w:rFonts w:ascii="Times-Bold" w:hAnsi="Times-Bold" w:hint="default"/>
      <w:b/>
      <w:bCs/>
      <w:i w:val="0"/>
      <w:iCs w:val="0"/>
      <w:color w:val="000000"/>
      <w:sz w:val="24"/>
      <w:szCs w:val="24"/>
    </w:rPr>
  </w:style>
  <w:style w:type="character" w:customStyle="1" w:styleId="fontstyle21">
    <w:name w:val="fontstyle21"/>
    <w:basedOn w:val="DefaultParagraphFont"/>
    <w:rsid w:val="001B4A23"/>
    <w:rPr>
      <w:rFonts w:ascii="TimesNewRomanPSMT" w:hAnsi="TimesNewRomanPSMT" w:hint="default"/>
      <w:b w:val="0"/>
      <w:bCs w:val="0"/>
      <w:i w:val="0"/>
      <w:iCs w:val="0"/>
      <w:color w:val="000000"/>
      <w:sz w:val="20"/>
      <w:szCs w:val="20"/>
    </w:rPr>
  </w:style>
  <w:style w:type="character" w:styleId="UnresolvedMention">
    <w:name w:val="Unresolved Mention"/>
    <w:basedOn w:val="DefaultParagraphFont"/>
    <w:uiPriority w:val="99"/>
    <w:semiHidden/>
    <w:unhideWhenUsed/>
    <w:rsid w:val="00AB410B"/>
    <w:rPr>
      <w:color w:val="605E5C"/>
      <w:shd w:val="clear" w:color="auto" w:fill="E1DFDD"/>
    </w:rPr>
  </w:style>
  <w:style w:type="table" w:styleId="TableGrid">
    <w:name w:val="Table Grid"/>
    <w:basedOn w:val="TableNormal"/>
    <w:uiPriority w:val="39"/>
    <w:rsid w:val="00C76D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89405E"/>
    <w:rPr>
      <w:sz w:val="20"/>
      <w:szCs w:val="25"/>
    </w:rPr>
  </w:style>
  <w:style w:type="character" w:customStyle="1" w:styleId="FootnoteTextChar">
    <w:name w:val="Footnote Text Char"/>
    <w:basedOn w:val="DefaultParagraphFont"/>
    <w:link w:val="FootnoteText"/>
    <w:uiPriority w:val="99"/>
    <w:semiHidden/>
    <w:rsid w:val="0089405E"/>
    <w:rPr>
      <w:rFonts w:ascii="Times New Roman" w:eastAsia="Times New Roman" w:hAnsi="Times New Roman" w:cs="Times New Roman"/>
      <w:sz w:val="20"/>
      <w:szCs w:val="25"/>
      <w:lang w:eastAsia="en-GB" w:bidi="bn-IN"/>
    </w:rPr>
  </w:style>
  <w:style w:type="character" w:styleId="FootnoteReference">
    <w:name w:val="footnote reference"/>
    <w:basedOn w:val="DefaultParagraphFont"/>
    <w:uiPriority w:val="99"/>
    <w:semiHidden/>
    <w:unhideWhenUsed/>
    <w:rsid w:val="0089405E"/>
    <w:rPr>
      <w:vertAlign w:val="superscript"/>
    </w:rPr>
  </w:style>
  <w:style w:type="character" w:customStyle="1" w:styleId="Heading3Char">
    <w:name w:val="Heading 3 Char"/>
    <w:basedOn w:val="DefaultParagraphFont"/>
    <w:link w:val="Heading3"/>
    <w:uiPriority w:val="9"/>
    <w:semiHidden/>
    <w:rsid w:val="003A773E"/>
    <w:rPr>
      <w:rFonts w:asciiTheme="majorHAnsi" w:eastAsiaTheme="majorEastAsia" w:hAnsiTheme="majorHAnsi" w:cstheme="majorBidi"/>
      <w:color w:val="1F4D78" w:themeColor="accent1" w:themeShade="7F"/>
      <w:szCs w:val="30"/>
      <w:lang w:eastAsia="en-GB" w:bidi="bn-IN"/>
    </w:rPr>
  </w:style>
  <w:style w:type="character" w:styleId="PageNumber">
    <w:name w:val="page number"/>
    <w:basedOn w:val="DefaultParagraphFont"/>
    <w:uiPriority w:val="99"/>
    <w:semiHidden/>
    <w:unhideWhenUsed/>
    <w:rsid w:val="00902A8C"/>
  </w:style>
  <w:style w:type="character" w:styleId="PlaceholderText">
    <w:name w:val="Placeholder Text"/>
    <w:basedOn w:val="DefaultParagraphFont"/>
    <w:uiPriority w:val="99"/>
    <w:rsid w:val="00965191"/>
    <w:rPr>
      <w:color w:val="666666"/>
    </w:rPr>
  </w:style>
  <w:style w:type="paragraph" w:styleId="EndnoteText">
    <w:name w:val="endnote text"/>
    <w:basedOn w:val="Normal"/>
    <w:link w:val="EndnoteTextChar"/>
    <w:uiPriority w:val="99"/>
    <w:semiHidden/>
    <w:unhideWhenUsed/>
    <w:rsid w:val="001C5F99"/>
    <w:rPr>
      <w:sz w:val="20"/>
      <w:szCs w:val="25"/>
    </w:rPr>
  </w:style>
  <w:style w:type="character" w:customStyle="1" w:styleId="EndnoteTextChar">
    <w:name w:val="Endnote Text Char"/>
    <w:basedOn w:val="DefaultParagraphFont"/>
    <w:link w:val="EndnoteText"/>
    <w:uiPriority w:val="99"/>
    <w:semiHidden/>
    <w:rsid w:val="001C5F99"/>
    <w:rPr>
      <w:rFonts w:ascii="Times New Roman" w:eastAsia="Times New Roman" w:hAnsi="Times New Roman" w:cs="Times New Roman"/>
      <w:sz w:val="20"/>
      <w:szCs w:val="25"/>
      <w:lang w:eastAsia="en-GB" w:bidi="bn-IN"/>
    </w:rPr>
  </w:style>
  <w:style w:type="character" w:styleId="EndnoteReference">
    <w:name w:val="endnote reference"/>
    <w:basedOn w:val="DefaultParagraphFont"/>
    <w:uiPriority w:val="99"/>
    <w:semiHidden/>
    <w:unhideWhenUsed/>
    <w:rsid w:val="001C5F99"/>
    <w:rPr>
      <w:vertAlign w:val="superscript"/>
    </w:rPr>
  </w:style>
  <w:style w:type="paragraph" w:customStyle="1" w:styleId="Default">
    <w:name w:val="Default"/>
    <w:rsid w:val="00136478"/>
    <w:pPr>
      <w:autoSpaceDE w:val="0"/>
      <w:autoSpaceDN w:val="0"/>
      <w:adjustRightInd w:val="0"/>
    </w:pPr>
    <w:rPr>
      <w:rFonts w:ascii="Times New Roman" w:hAnsi="Times New Roman" w:cs="Times New Roman"/>
      <w:color w:val="000000"/>
      <w:lang w:bidi="bn-IN"/>
    </w:rPr>
  </w:style>
  <w:style w:type="paragraph" w:styleId="BodyText">
    <w:name w:val="Body Text"/>
    <w:basedOn w:val="Normal"/>
    <w:link w:val="BodyTextChar"/>
    <w:qFormat/>
    <w:rsid w:val="003D4DCB"/>
    <w:pPr>
      <w:spacing w:before="180" w:after="180"/>
    </w:pPr>
    <w:rPr>
      <w:rFonts w:asciiTheme="minorHAnsi" w:eastAsiaTheme="minorHAnsi" w:hAnsiTheme="minorHAnsi" w:cstheme="minorBidi"/>
      <w:lang w:val="en-US" w:eastAsia="en-US" w:bidi="ar-SA"/>
      <w14:ligatures w14:val="standardContextual"/>
    </w:rPr>
  </w:style>
  <w:style w:type="character" w:customStyle="1" w:styleId="BodyTextChar">
    <w:name w:val="Body Text Char"/>
    <w:basedOn w:val="DefaultParagraphFont"/>
    <w:link w:val="BodyText"/>
    <w:rsid w:val="003D4DCB"/>
    <w:rPr>
      <w:lang w:val="en-US"/>
      <w14:ligatures w14:val="standardContextual"/>
    </w:rPr>
  </w:style>
  <w:style w:type="paragraph" w:customStyle="1" w:styleId="FirstParagraph">
    <w:name w:val="First Paragraph"/>
    <w:basedOn w:val="BodyText"/>
    <w:next w:val="BodyText"/>
    <w:qFormat/>
    <w:rsid w:val="003D4DCB"/>
  </w:style>
  <w:style w:type="character" w:styleId="Strong">
    <w:name w:val="Strong"/>
    <w:basedOn w:val="DefaultParagraphFont"/>
    <w:uiPriority w:val="22"/>
    <w:qFormat/>
    <w:rsid w:val="0048581F"/>
    <w:rPr>
      <w:b/>
      <w:bCs/>
    </w:rPr>
  </w:style>
  <w:style w:type="character" w:customStyle="1" w:styleId="mord">
    <w:name w:val="mord"/>
    <w:basedOn w:val="DefaultParagraphFont"/>
    <w:rsid w:val="00466E46"/>
  </w:style>
  <w:style w:type="character" w:customStyle="1" w:styleId="mrel">
    <w:name w:val="mrel"/>
    <w:basedOn w:val="DefaultParagraphFont"/>
    <w:rsid w:val="00466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3259">
      <w:marLeft w:val="640"/>
      <w:marRight w:val="0"/>
      <w:marTop w:val="0"/>
      <w:marBottom w:val="0"/>
      <w:divBdr>
        <w:top w:val="none" w:sz="0" w:space="0" w:color="auto"/>
        <w:left w:val="none" w:sz="0" w:space="0" w:color="auto"/>
        <w:bottom w:val="none" w:sz="0" w:space="0" w:color="auto"/>
        <w:right w:val="none" w:sz="0" w:space="0" w:color="auto"/>
      </w:divBdr>
    </w:div>
    <w:div w:id="7607668">
      <w:marLeft w:val="640"/>
      <w:marRight w:val="0"/>
      <w:marTop w:val="0"/>
      <w:marBottom w:val="0"/>
      <w:divBdr>
        <w:top w:val="none" w:sz="0" w:space="0" w:color="auto"/>
        <w:left w:val="none" w:sz="0" w:space="0" w:color="auto"/>
        <w:bottom w:val="none" w:sz="0" w:space="0" w:color="auto"/>
        <w:right w:val="none" w:sz="0" w:space="0" w:color="auto"/>
      </w:divBdr>
    </w:div>
    <w:div w:id="10110049">
      <w:bodyDiv w:val="1"/>
      <w:marLeft w:val="0"/>
      <w:marRight w:val="0"/>
      <w:marTop w:val="0"/>
      <w:marBottom w:val="0"/>
      <w:divBdr>
        <w:top w:val="none" w:sz="0" w:space="0" w:color="auto"/>
        <w:left w:val="none" w:sz="0" w:space="0" w:color="auto"/>
        <w:bottom w:val="none" w:sz="0" w:space="0" w:color="auto"/>
        <w:right w:val="none" w:sz="0" w:space="0" w:color="auto"/>
      </w:divBdr>
    </w:div>
    <w:div w:id="13576930">
      <w:bodyDiv w:val="1"/>
      <w:marLeft w:val="0"/>
      <w:marRight w:val="0"/>
      <w:marTop w:val="0"/>
      <w:marBottom w:val="0"/>
      <w:divBdr>
        <w:top w:val="none" w:sz="0" w:space="0" w:color="auto"/>
        <w:left w:val="none" w:sz="0" w:space="0" w:color="auto"/>
        <w:bottom w:val="none" w:sz="0" w:space="0" w:color="auto"/>
        <w:right w:val="none" w:sz="0" w:space="0" w:color="auto"/>
      </w:divBdr>
      <w:divsChild>
        <w:div w:id="17584563">
          <w:marLeft w:val="640"/>
          <w:marRight w:val="0"/>
          <w:marTop w:val="0"/>
          <w:marBottom w:val="0"/>
          <w:divBdr>
            <w:top w:val="none" w:sz="0" w:space="0" w:color="auto"/>
            <w:left w:val="none" w:sz="0" w:space="0" w:color="auto"/>
            <w:bottom w:val="none" w:sz="0" w:space="0" w:color="auto"/>
            <w:right w:val="none" w:sz="0" w:space="0" w:color="auto"/>
          </w:divBdr>
        </w:div>
        <w:div w:id="111362284">
          <w:marLeft w:val="640"/>
          <w:marRight w:val="0"/>
          <w:marTop w:val="0"/>
          <w:marBottom w:val="0"/>
          <w:divBdr>
            <w:top w:val="none" w:sz="0" w:space="0" w:color="auto"/>
            <w:left w:val="none" w:sz="0" w:space="0" w:color="auto"/>
            <w:bottom w:val="none" w:sz="0" w:space="0" w:color="auto"/>
            <w:right w:val="none" w:sz="0" w:space="0" w:color="auto"/>
          </w:divBdr>
        </w:div>
        <w:div w:id="165706404">
          <w:marLeft w:val="640"/>
          <w:marRight w:val="0"/>
          <w:marTop w:val="0"/>
          <w:marBottom w:val="0"/>
          <w:divBdr>
            <w:top w:val="none" w:sz="0" w:space="0" w:color="auto"/>
            <w:left w:val="none" w:sz="0" w:space="0" w:color="auto"/>
            <w:bottom w:val="none" w:sz="0" w:space="0" w:color="auto"/>
            <w:right w:val="none" w:sz="0" w:space="0" w:color="auto"/>
          </w:divBdr>
        </w:div>
        <w:div w:id="166873273">
          <w:marLeft w:val="640"/>
          <w:marRight w:val="0"/>
          <w:marTop w:val="0"/>
          <w:marBottom w:val="0"/>
          <w:divBdr>
            <w:top w:val="none" w:sz="0" w:space="0" w:color="auto"/>
            <w:left w:val="none" w:sz="0" w:space="0" w:color="auto"/>
            <w:bottom w:val="none" w:sz="0" w:space="0" w:color="auto"/>
            <w:right w:val="none" w:sz="0" w:space="0" w:color="auto"/>
          </w:divBdr>
        </w:div>
        <w:div w:id="219557573">
          <w:marLeft w:val="640"/>
          <w:marRight w:val="0"/>
          <w:marTop w:val="0"/>
          <w:marBottom w:val="0"/>
          <w:divBdr>
            <w:top w:val="none" w:sz="0" w:space="0" w:color="auto"/>
            <w:left w:val="none" w:sz="0" w:space="0" w:color="auto"/>
            <w:bottom w:val="none" w:sz="0" w:space="0" w:color="auto"/>
            <w:right w:val="none" w:sz="0" w:space="0" w:color="auto"/>
          </w:divBdr>
        </w:div>
        <w:div w:id="260380126">
          <w:marLeft w:val="640"/>
          <w:marRight w:val="0"/>
          <w:marTop w:val="0"/>
          <w:marBottom w:val="0"/>
          <w:divBdr>
            <w:top w:val="none" w:sz="0" w:space="0" w:color="auto"/>
            <w:left w:val="none" w:sz="0" w:space="0" w:color="auto"/>
            <w:bottom w:val="none" w:sz="0" w:space="0" w:color="auto"/>
            <w:right w:val="none" w:sz="0" w:space="0" w:color="auto"/>
          </w:divBdr>
        </w:div>
        <w:div w:id="301665701">
          <w:marLeft w:val="640"/>
          <w:marRight w:val="0"/>
          <w:marTop w:val="0"/>
          <w:marBottom w:val="0"/>
          <w:divBdr>
            <w:top w:val="none" w:sz="0" w:space="0" w:color="auto"/>
            <w:left w:val="none" w:sz="0" w:space="0" w:color="auto"/>
            <w:bottom w:val="none" w:sz="0" w:space="0" w:color="auto"/>
            <w:right w:val="none" w:sz="0" w:space="0" w:color="auto"/>
          </w:divBdr>
        </w:div>
        <w:div w:id="347029004">
          <w:marLeft w:val="640"/>
          <w:marRight w:val="0"/>
          <w:marTop w:val="0"/>
          <w:marBottom w:val="0"/>
          <w:divBdr>
            <w:top w:val="none" w:sz="0" w:space="0" w:color="auto"/>
            <w:left w:val="none" w:sz="0" w:space="0" w:color="auto"/>
            <w:bottom w:val="none" w:sz="0" w:space="0" w:color="auto"/>
            <w:right w:val="none" w:sz="0" w:space="0" w:color="auto"/>
          </w:divBdr>
        </w:div>
        <w:div w:id="438062084">
          <w:marLeft w:val="640"/>
          <w:marRight w:val="0"/>
          <w:marTop w:val="0"/>
          <w:marBottom w:val="0"/>
          <w:divBdr>
            <w:top w:val="none" w:sz="0" w:space="0" w:color="auto"/>
            <w:left w:val="none" w:sz="0" w:space="0" w:color="auto"/>
            <w:bottom w:val="none" w:sz="0" w:space="0" w:color="auto"/>
            <w:right w:val="none" w:sz="0" w:space="0" w:color="auto"/>
          </w:divBdr>
        </w:div>
        <w:div w:id="466432459">
          <w:marLeft w:val="640"/>
          <w:marRight w:val="0"/>
          <w:marTop w:val="0"/>
          <w:marBottom w:val="0"/>
          <w:divBdr>
            <w:top w:val="none" w:sz="0" w:space="0" w:color="auto"/>
            <w:left w:val="none" w:sz="0" w:space="0" w:color="auto"/>
            <w:bottom w:val="none" w:sz="0" w:space="0" w:color="auto"/>
            <w:right w:val="none" w:sz="0" w:space="0" w:color="auto"/>
          </w:divBdr>
        </w:div>
        <w:div w:id="491722399">
          <w:marLeft w:val="640"/>
          <w:marRight w:val="0"/>
          <w:marTop w:val="0"/>
          <w:marBottom w:val="0"/>
          <w:divBdr>
            <w:top w:val="none" w:sz="0" w:space="0" w:color="auto"/>
            <w:left w:val="none" w:sz="0" w:space="0" w:color="auto"/>
            <w:bottom w:val="none" w:sz="0" w:space="0" w:color="auto"/>
            <w:right w:val="none" w:sz="0" w:space="0" w:color="auto"/>
          </w:divBdr>
        </w:div>
        <w:div w:id="493254855">
          <w:marLeft w:val="640"/>
          <w:marRight w:val="0"/>
          <w:marTop w:val="0"/>
          <w:marBottom w:val="0"/>
          <w:divBdr>
            <w:top w:val="none" w:sz="0" w:space="0" w:color="auto"/>
            <w:left w:val="none" w:sz="0" w:space="0" w:color="auto"/>
            <w:bottom w:val="none" w:sz="0" w:space="0" w:color="auto"/>
            <w:right w:val="none" w:sz="0" w:space="0" w:color="auto"/>
          </w:divBdr>
        </w:div>
        <w:div w:id="542594851">
          <w:marLeft w:val="640"/>
          <w:marRight w:val="0"/>
          <w:marTop w:val="0"/>
          <w:marBottom w:val="0"/>
          <w:divBdr>
            <w:top w:val="none" w:sz="0" w:space="0" w:color="auto"/>
            <w:left w:val="none" w:sz="0" w:space="0" w:color="auto"/>
            <w:bottom w:val="none" w:sz="0" w:space="0" w:color="auto"/>
            <w:right w:val="none" w:sz="0" w:space="0" w:color="auto"/>
          </w:divBdr>
        </w:div>
        <w:div w:id="548803945">
          <w:marLeft w:val="640"/>
          <w:marRight w:val="0"/>
          <w:marTop w:val="0"/>
          <w:marBottom w:val="0"/>
          <w:divBdr>
            <w:top w:val="none" w:sz="0" w:space="0" w:color="auto"/>
            <w:left w:val="none" w:sz="0" w:space="0" w:color="auto"/>
            <w:bottom w:val="none" w:sz="0" w:space="0" w:color="auto"/>
            <w:right w:val="none" w:sz="0" w:space="0" w:color="auto"/>
          </w:divBdr>
        </w:div>
        <w:div w:id="557589011">
          <w:marLeft w:val="640"/>
          <w:marRight w:val="0"/>
          <w:marTop w:val="0"/>
          <w:marBottom w:val="0"/>
          <w:divBdr>
            <w:top w:val="none" w:sz="0" w:space="0" w:color="auto"/>
            <w:left w:val="none" w:sz="0" w:space="0" w:color="auto"/>
            <w:bottom w:val="none" w:sz="0" w:space="0" w:color="auto"/>
            <w:right w:val="none" w:sz="0" w:space="0" w:color="auto"/>
          </w:divBdr>
        </w:div>
        <w:div w:id="562567236">
          <w:marLeft w:val="640"/>
          <w:marRight w:val="0"/>
          <w:marTop w:val="0"/>
          <w:marBottom w:val="0"/>
          <w:divBdr>
            <w:top w:val="none" w:sz="0" w:space="0" w:color="auto"/>
            <w:left w:val="none" w:sz="0" w:space="0" w:color="auto"/>
            <w:bottom w:val="none" w:sz="0" w:space="0" w:color="auto"/>
            <w:right w:val="none" w:sz="0" w:space="0" w:color="auto"/>
          </w:divBdr>
        </w:div>
        <w:div w:id="582178445">
          <w:marLeft w:val="640"/>
          <w:marRight w:val="0"/>
          <w:marTop w:val="0"/>
          <w:marBottom w:val="0"/>
          <w:divBdr>
            <w:top w:val="none" w:sz="0" w:space="0" w:color="auto"/>
            <w:left w:val="none" w:sz="0" w:space="0" w:color="auto"/>
            <w:bottom w:val="none" w:sz="0" w:space="0" w:color="auto"/>
            <w:right w:val="none" w:sz="0" w:space="0" w:color="auto"/>
          </w:divBdr>
        </w:div>
        <w:div w:id="621153493">
          <w:marLeft w:val="640"/>
          <w:marRight w:val="0"/>
          <w:marTop w:val="0"/>
          <w:marBottom w:val="0"/>
          <w:divBdr>
            <w:top w:val="none" w:sz="0" w:space="0" w:color="auto"/>
            <w:left w:val="none" w:sz="0" w:space="0" w:color="auto"/>
            <w:bottom w:val="none" w:sz="0" w:space="0" w:color="auto"/>
            <w:right w:val="none" w:sz="0" w:space="0" w:color="auto"/>
          </w:divBdr>
        </w:div>
        <w:div w:id="655108756">
          <w:marLeft w:val="640"/>
          <w:marRight w:val="0"/>
          <w:marTop w:val="0"/>
          <w:marBottom w:val="0"/>
          <w:divBdr>
            <w:top w:val="none" w:sz="0" w:space="0" w:color="auto"/>
            <w:left w:val="none" w:sz="0" w:space="0" w:color="auto"/>
            <w:bottom w:val="none" w:sz="0" w:space="0" w:color="auto"/>
            <w:right w:val="none" w:sz="0" w:space="0" w:color="auto"/>
          </w:divBdr>
        </w:div>
        <w:div w:id="680815855">
          <w:marLeft w:val="640"/>
          <w:marRight w:val="0"/>
          <w:marTop w:val="0"/>
          <w:marBottom w:val="0"/>
          <w:divBdr>
            <w:top w:val="none" w:sz="0" w:space="0" w:color="auto"/>
            <w:left w:val="none" w:sz="0" w:space="0" w:color="auto"/>
            <w:bottom w:val="none" w:sz="0" w:space="0" w:color="auto"/>
            <w:right w:val="none" w:sz="0" w:space="0" w:color="auto"/>
          </w:divBdr>
        </w:div>
        <w:div w:id="686639691">
          <w:marLeft w:val="640"/>
          <w:marRight w:val="0"/>
          <w:marTop w:val="0"/>
          <w:marBottom w:val="0"/>
          <w:divBdr>
            <w:top w:val="none" w:sz="0" w:space="0" w:color="auto"/>
            <w:left w:val="none" w:sz="0" w:space="0" w:color="auto"/>
            <w:bottom w:val="none" w:sz="0" w:space="0" w:color="auto"/>
            <w:right w:val="none" w:sz="0" w:space="0" w:color="auto"/>
          </w:divBdr>
        </w:div>
        <w:div w:id="764378639">
          <w:marLeft w:val="640"/>
          <w:marRight w:val="0"/>
          <w:marTop w:val="0"/>
          <w:marBottom w:val="0"/>
          <w:divBdr>
            <w:top w:val="none" w:sz="0" w:space="0" w:color="auto"/>
            <w:left w:val="none" w:sz="0" w:space="0" w:color="auto"/>
            <w:bottom w:val="none" w:sz="0" w:space="0" w:color="auto"/>
            <w:right w:val="none" w:sz="0" w:space="0" w:color="auto"/>
          </w:divBdr>
        </w:div>
        <w:div w:id="812524719">
          <w:marLeft w:val="640"/>
          <w:marRight w:val="0"/>
          <w:marTop w:val="0"/>
          <w:marBottom w:val="0"/>
          <w:divBdr>
            <w:top w:val="none" w:sz="0" w:space="0" w:color="auto"/>
            <w:left w:val="none" w:sz="0" w:space="0" w:color="auto"/>
            <w:bottom w:val="none" w:sz="0" w:space="0" w:color="auto"/>
            <w:right w:val="none" w:sz="0" w:space="0" w:color="auto"/>
          </w:divBdr>
        </w:div>
        <w:div w:id="840238974">
          <w:marLeft w:val="640"/>
          <w:marRight w:val="0"/>
          <w:marTop w:val="0"/>
          <w:marBottom w:val="0"/>
          <w:divBdr>
            <w:top w:val="none" w:sz="0" w:space="0" w:color="auto"/>
            <w:left w:val="none" w:sz="0" w:space="0" w:color="auto"/>
            <w:bottom w:val="none" w:sz="0" w:space="0" w:color="auto"/>
            <w:right w:val="none" w:sz="0" w:space="0" w:color="auto"/>
          </w:divBdr>
        </w:div>
        <w:div w:id="851408171">
          <w:marLeft w:val="640"/>
          <w:marRight w:val="0"/>
          <w:marTop w:val="0"/>
          <w:marBottom w:val="0"/>
          <w:divBdr>
            <w:top w:val="none" w:sz="0" w:space="0" w:color="auto"/>
            <w:left w:val="none" w:sz="0" w:space="0" w:color="auto"/>
            <w:bottom w:val="none" w:sz="0" w:space="0" w:color="auto"/>
            <w:right w:val="none" w:sz="0" w:space="0" w:color="auto"/>
          </w:divBdr>
        </w:div>
        <w:div w:id="907960132">
          <w:marLeft w:val="640"/>
          <w:marRight w:val="0"/>
          <w:marTop w:val="0"/>
          <w:marBottom w:val="0"/>
          <w:divBdr>
            <w:top w:val="none" w:sz="0" w:space="0" w:color="auto"/>
            <w:left w:val="none" w:sz="0" w:space="0" w:color="auto"/>
            <w:bottom w:val="none" w:sz="0" w:space="0" w:color="auto"/>
            <w:right w:val="none" w:sz="0" w:space="0" w:color="auto"/>
          </w:divBdr>
        </w:div>
        <w:div w:id="956252869">
          <w:marLeft w:val="640"/>
          <w:marRight w:val="0"/>
          <w:marTop w:val="0"/>
          <w:marBottom w:val="0"/>
          <w:divBdr>
            <w:top w:val="none" w:sz="0" w:space="0" w:color="auto"/>
            <w:left w:val="none" w:sz="0" w:space="0" w:color="auto"/>
            <w:bottom w:val="none" w:sz="0" w:space="0" w:color="auto"/>
            <w:right w:val="none" w:sz="0" w:space="0" w:color="auto"/>
          </w:divBdr>
        </w:div>
        <w:div w:id="1027369123">
          <w:marLeft w:val="640"/>
          <w:marRight w:val="0"/>
          <w:marTop w:val="0"/>
          <w:marBottom w:val="0"/>
          <w:divBdr>
            <w:top w:val="none" w:sz="0" w:space="0" w:color="auto"/>
            <w:left w:val="none" w:sz="0" w:space="0" w:color="auto"/>
            <w:bottom w:val="none" w:sz="0" w:space="0" w:color="auto"/>
            <w:right w:val="none" w:sz="0" w:space="0" w:color="auto"/>
          </w:divBdr>
        </w:div>
        <w:div w:id="1034355308">
          <w:marLeft w:val="640"/>
          <w:marRight w:val="0"/>
          <w:marTop w:val="0"/>
          <w:marBottom w:val="0"/>
          <w:divBdr>
            <w:top w:val="none" w:sz="0" w:space="0" w:color="auto"/>
            <w:left w:val="none" w:sz="0" w:space="0" w:color="auto"/>
            <w:bottom w:val="none" w:sz="0" w:space="0" w:color="auto"/>
            <w:right w:val="none" w:sz="0" w:space="0" w:color="auto"/>
          </w:divBdr>
        </w:div>
        <w:div w:id="1059477153">
          <w:marLeft w:val="640"/>
          <w:marRight w:val="0"/>
          <w:marTop w:val="0"/>
          <w:marBottom w:val="0"/>
          <w:divBdr>
            <w:top w:val="none" w:sz="0" w:space="0" w:color="auto"/>
            <w:left w:val="none" w:sz="0" w:space="0" w:color="auto"/>
            <w:bottom w:val="none" w:sz="0" w:space="0" w:color="auto"/>
            <w:right w:val="none" w:sz="0" w:space="0" w:color="auto"/>
          </w:divBdr>
        </w:div>
        <w:div w:id="1083137523">
          <w:marLeft w:val="640"/>
          <w:marRight w:val="0"/>
          <w:marTop w:val="0"/>
          <w:marBottom w:val="0"/>
          <w:divBdr>
            <w:top w:val="none" w:sz="0" w:space="0" w:color="auto"/>
            <w:left w:val="none" w:sz="0" w:space="0" w:color="auto"/>
            <w:bottom w:val="none" w:sz="0" w:space="0" w:color="auto"/>
            <w:right w:val="none" w:sz="0" w:space="0" w:color="auto"/>
          </w:divBdr>
        </w:div>
        <w:div w:id="1109815473">
          <w:marLeft w:val="640"/>
          <w:marRight w:val="0"/>
          <w:marTop w:val="0"/>
          <w:marBottom w:val="0"/>
          <w:divBdr>
            <w:top w:val="none" w:sz="0" w:space="0" w:color="auto"/>
            <w:left w:val="none" w:sz="0" w:space="0" w:color="auto"/>
            <w:bottom w:val="none" w:sz="0" w:space="0" w:color="auto"/>
            <w:right w:val="none" w:sz="0" w:space="0" w:color="auto"/>
          </w:divBdr>
        </w:div>
        <w:div w:id="1215116075">
          <w:marLeft w:val="640"/>
          <w:marRight w:val="0"/>
          <w:marTop w:val="0"/>
          <w:marBottom w:val="0"/>
          <w:divBdr>
            <w:top w:val="none" w:sz="0" w:space="0" w:color="auto"/>
            <w:left w:val="none" w:sz="0" w:space="0" w:color="auto"/>
            <w:bottom w:val="none" w:sz="0" w:space="0" w:color="auto"/>
            <w:right w:val="none" w:sz="0" w:space="0" w:color="auto"/>
          </w:divBdr>
        </w:div>
        <w:div w:id="1256858907">
          <w:marLeft w:val="640"/>
          <w:marRight w:val="0"/>
          <w:marTop w:val="0"/>
          <w:marBottom w:val="0"/>
          <w:divBdr>
            <w:top w:val="none" w:sz="0" w:space="0" w:color="auto"/>
            <w:left w:val="none" w:sz="0" w:space="0" w:color="auto"/>
            <w:bottom w:val="none" w:sz="0" w:space="0" w:color="auto"/>
            <w:right w:val="none" w:sz="0" w:space="0" w:color="auto"/>
          </w:divBdr>
        </w:div>
        <w:div w:id="1363361391">
          <w:marLeft w:val="640"/>
          <w:marRight w:val="0"/>
          <w:marTop w:val="0"/>
          <w:marBottom w:val="0"/>
          <w:divBdr>
            <w:top w:val="none" w:sz="0" w:space="0" w:color="auto"/>
            <w:left w:val="none" w:sz="0" w:space="0" w:color="auto"/>
            <w:bottom w:val="none" w:sz="0" w:space="0" w:color="auto"/>
            <w:right w:val="none" w:sz="0" w:space="0" w:color="auto"/>
          </w:divBdr>
        </w:div>
        <w:div w:id="1380203787">
          <w:marLeft w:val="640"/>
          <w:marRight w:val="0"/>
          <w:marTop w:val="0"/>
          <w:marBottom w:val="0"/>
          <w:divBdr>
            <w:top w:val="none" w:sz="0" w:space="0" w:color="auto"/>
            <w:left w:val="none" w:sz="0" w:space="0" w:color="auto"/>
            <w:bottom w:val="none" w:sz="0" w:space="0" w:color="auto"/>
            <w:right w:val="none" w:sz="0" w:space="0" w:color="auto"/>
          </w:divBdr>
        </w:div>
        <w:div w:id="1412003041">
          <w:marLeft w:val="640"/>
          <w:marRight w:val="0"/>
          <w:marTop w:val="0"/>
          <w:marBottom w:val="0"/>
          <w:divBdr>
            <w:top w:val="none" w:sz="0" w:space="0" w:color="auto"/>
            <w:left w:val="none" w:sz="0" w:space="0" w:color="auto"/>
            <w:bottom w:val="none" w:sz="0" w:space="0" w:color="auto"/>
            <w:right w:val="none" w:sz="0" w:space="0" w:color="auto"/>
          </w:divBdr>
        </w:div>
        <w:div w:id="1437675564">
          <w:marLeft w:val="640"/>
          <w:marRight w:val="0"/>
          <w:marTop w:val="0"/>
          <w:marBottom w:val="0"/>
          <w:divBdr>
            <w:top w:val="none" w:sz="0" w:space="0" w:color="auto"/>
            <w:left w:val="none" w:sz="0" w:space="0" w:color="auto"/>
            <w:bottom w:val="none" w:sz="0" w:space="0" w:color="auto"/>
            <w:right w:val="none" w:sz="0" w:space="0" w:color="auto"/>
          </w:divBdr>
        </w:div>
        <w:div w:id="1498229192">
          <w:marLeft w:val="640"/>
          <w:marRight w:val="0"/>
          <w:marTop w:val="0"/>
          <w:marBottom w:val="0"/>
          <w:divBdr>
            <w:top w:val="none" w:sz="0" w:space="0" w:color="auto"/>
            <w:left w:val="none" w:sz="0" w:space="0" w:color="auto"/>
            <w:bottom w:val="none" w:sz="0" w:space="0" w:color="auto"/>
            <w:right w:val="none" w:sz="0" w:space="0" w:color="auto"/>
          </w:divBdr>
        </w:div>
        <w:div w:id="1553494637">
          <w:marLeft w:val="640"/>
          <w:marRight w:val="0"/>
          <w:marTop w:val="0"/>
          <w:marBottom w:val="0"/>
          <w:divBdr>
            <w:top w:val="none" w:sz="0" w:space="0" w:color="auto"/>
            <w:left w:val="none" w:sz="0" w:space="0" w:color="auto"/>
            <w:bottom w:val="none" w:sz="0" w:space="0" w:color="auto"/>
            <w:right w:val="none" w:sz="0" w:space="0" w:color="auto"/>
          </w:divBdr>
        </w:div>
        <w:div w:id="1634485615">
          <w:marLeft w:val="640"/>
          <w:marRight w:val="0"/>
          <w:marTop w:val="0"/>
          <w:marBottom w:val="0"/>
          <w:divBdr>
            <w:top w:val="none" w:sz="0" w:space="0" w:color="auto"/>
            <w:left w:val="none" w:sz="0" w:space="0" w:color="auto"/>
            <w:bottom w:val="none" w:sz="0" w:space="0" w:color="auto"/>
            <w:right w:val="none" w:sz="0" w:space="0" w:color="auto"/>
          </w:divBdr>
        </w:div>
        <w:div w:id="1634604702">
          <w:marLeft w:val="640"/>
          <w:marRight w:val="0"/>
          <w:marTop w:val="0"/>
          <w:marBottom w:val="0"/>
          <w:divBdr>
            <w:top w:val="none" w:sz="0" w:space="0" w:color="auto"/>
            <w:left w:val="none" w:sz="0" w:space="0" w:color="auto"/>
            <w:bottom w:val="none" w:sz="0" w:space="0" w:color="auto"/>
            <w:right w:val="none" w:sz="0" w:space="0" w:color="auto"/>
          </w:divBdr>
        </w:div>
        <w:div w:id="1698921005">
          <w:marLeft w:val="640"/>
          <w:marRight w:val="0"/>
          <w:marTop w:val="0"/>
          <w:marBottom w:val="0"/>
          <w:divBdr>
            <w:top w:val="none" w:sz="0" w:space="0" w:color="auto"/>
            <w:left w:val="none" w:sz="0" w:space="0" w:color="auto"/>
            <w:bottom w:val="none" w:sz="0" w:space="0" w:color="auto"/>
            <w:right w:val="none" w:sz="0" w:space="0" w:color="auto"/>
          </w:divBdr>
        </w:div>
        <w:div w:id="1736392790">
          <w:marLeft w:val="640"/>
          <w:marRight w:val="0"/>
          <w:marTop w:val="0"/>
          <w:marBottom w:val="0"/>
          <w:divBdr>
            <w:top w:val="none" w:sz="0" w:space="0" w:color="auto"/>
            <w:left w:val="none" w:sz="0" w:space="0" w:color="auto"/>
            <w:bottom w:val="none" w:sz="0" w:space="0" w:color="auto"/>
            <w:right w:val="none" w:sz="0" w:space="0" w:color="auto"/>
          </w:divBdr>
        </w:div>
        <w:div w:id="1796871054">
          <w:marLeft w:val="640"/>
          <w:marRight w:val="0"/>
          <w:marTop w:val="0"/>
          <w:marBottom w:val="0"/>
          <w:divBdr>
            <w:top w:val="none" w:sz="0" w:space="0" w:color="auto"/>
            <w:left w:val="none" w:sz="0" w:space="0" w:color="auto"/>
            <w:bottom w:val="none" w:sz="0" w:space="0" w:color="auto"/>
            <w:right w:val="none" w:sz="0" w:space="0" w:color="auto"/>
          </w:divBdr>
        </w:div>
        <w:div w:id="1797795923">
          <w:marLeft w:val="640"/>
          <w:marRight w:val="0"/>
          <w:marTop w:val="0"/>
          <w:marBottom w:val="0"/>
          <w:divBdr>
            <w:top w:val="none" w:sz="0" w:space="0" w:color="auto"/>
            <w:left w:val="none" w:sz="0" w:space="0" w:color="auto"/>
            <w:bottom w:val="none" w:sz="0" w:space="0" w:color="auto"/>
            <w:right w:val="none" w:sz="0" w:space="0" w:color="auto"/>
          </w:divBdr>
        </w:div>
        <w:div w:id="1814253321">
          <w:marLeft w:val="640"/>
          <w:marRight w:val="0"/>
          <w:marTop w:val="0"/>
          <w:marBottom w:val="0"/>
          <w:divBdr>
            <w:top w:val="none" w:sz="0" w:space="0" w:color="auto"/>
            <w:left w:val="none" w:sz="0" w:space="0" w:color="auto"/>
            <w:bottom w:val="none" w:sz="0" w:space="0" w:color="auto"/>
            <w:right w:val="none" w:sz="0" w:space="0" w:color="auto"/>
          </w:divBdr>
        </w:div>
        <w:div w:id="1821844304">
          <w:marLeft w:val="640"/>
          <w:marRight w:val="0"/>
          <w:marTop w:val="0"/>
          <w:marBottom w:val="0"/>
          <w:divBdr>
            <w:top w:val="none" w:sz="0" w:space="0" w:color="auto"/>
            <w:left w:val="none" w:sz="0" w:space="0" w:color="auto"/>
            <w:bottom w:val="none" w:sz="0" w:space="0" w:color="auto"/>
            <w:right w:val="none" w:sz="0" w:space="0" w:color="auto"/>
          </w:divBdr>
        </w:div>
        <w:div w:id="1848057578">
          <w:marLeft w:val="640"/>
          <w:marRight w:val="0"/>
          <w:marTop w:val="0"/>
          <w:marBottom w:val="0"/>
          <w:divBdr>
            <w:top w:val="none" w:sz="0" w:space="0" w:color="auto"/>
            <w:left w:val="none" w:sz="0" w:space="0" w:color="auto"/>
            <w:bottom w:val="none" w:sz="0" w:space="0" w:color="auto"/>
            <w:right w:val="none" w:sz="0" w:space="0" w:color="auto"/>
          </w:divBdr>
        </w:div>
        <w:div w:id="1850096473">
          <w:marLeft w:val="640"/>
          <w:marRight w:val="0"/>
          <w:marTop w:val="0"/>
          <w:marBottom w:val="0"/>
          <w:divBdr>
            <w:top w:val="none" w:sz="0" w:space="0" w:color="auto"/>
            <w:left w:val="none" w:sz="0" w:space="0" w:color="auto"/>
            <w:bottom w:val="none" w:sz="0" w:space="0" w:color="auto"/>
            <w:right w:val="none" w:sz="0" w:space="0" w:color="auto"/>
          </w:divBdr>
        </w:div>
        <w:div w:id="1992438562">
          <w:marLeft w:val="640"/>
          <w:marRight w:val="0"/>
          <w:marTop w:val="0"/>
          <w:marBottom w:val="0"/>
          <w:divBdr>
            <w:top w:val="none" w:sz="0" w:space="0" w:color="auto"/>
            <w:left w:val="none" w:sz="0" w:space="0" w:color="auto"/>
            <w:bottom w:val="none" w:sz="0" w:space="0" w:color="auto"/>
            <w:right w:val="none" w:sz="0" w:space="0" w:color="auto"/>
          </w:divBdr>
        </w:div>
        <w:div w:id="2003006061">
          <w:marLeft w:val="640"/>
          <w:marRight w:val="0"/>
          <w:marTop w:val="0"/>
          <w:marBottom w:val="0"/>
          <w:divBdr>
            <w:top w:val="none" w:sz="0" w:space="0" w:color="auto"/>
            <w:left w:val="none" w:sz="0" w:space="0" w:color="auto"/>
            <w:bottom w:val="none" w:sz="0" w:space="0" w:color="auto"/>
            <w:right w:val="none" w:sz="0" w:space="0" w:color="auto"/>
          </w:divBdr>
        </w:div>
        <w:div w:id="2040353076">
          <w:marLeft w:val="640"/>
          <w:marRight w:val="0"/>
          <w:marTop w:val="0"/>
          <w:marBottom w:val="0"/>
          <w:divBdr>
            <w:top w:val="none" w:sz="0" w:space="0" w:color="auto"/>
            <w:left w:val="none" w:sz="0" w:space="0" w:color="auto"/>
            <w:bottom w:val="none" w:sz="0" w:space="0" w:color="auto"/>
            <w:right w:val="none" w:sz="0" w:space="0" w:color="auto"/>
          </w:divBdr>
        </w:div>
        <w:div w:id="2051998555">
          <w:marLeft w:val="640"/>
          <w:marRight w:val="0"/>
          <w:marTop w:val="0"/>
          <w:marBottom w:val="0"/>
          <w:divBdr>
            <w:top w:val="none" w:sz="0" w:space="0" w:color="auto"/>
            <w:left w:val="none" w:sz="0" w:space="0" w:color="auto"/>
            <w:bottom w:val="none" w:sz="0" w:space="0" w:color="auto"/>
            <w:right w:val="none" w:sz="0" w:space="0" w:color="auto"/>
          </w:divBdr>
        </w:div>
        <w:div w:id="2073696892">
          <w:marLeft w:val="640"/>
          <w:marRight w:val="0"/>
          <w:marTop w:val="0"/>
          <w:marBottom w:val="0"/>
          <w:divBdr>
            <w:top w:val="none" w:sz="0" w:space="0" w:color="auto"/>
            <w:left w:val="none" w:sz="0" w:space="0" w:color="auto"/>
            <w:bottom w:val="none" w:sz="0" w:space="0" w:color="auto"/>
            <w:right w:val="none" w:sz="0" w:space="0" w:color="auto"/>
          </w:divBdr>
        </w:div>
        <w:div w:id="2082212553">
          <w:marLeft w:val="640"/>
          <w:marRight w:val="0"/>
          <w:marTop w:val="0"/>
          <w:marBottom w:val="0"/>
          <w:divBdr>
            <w:top w:val="none" w:sz="0" w:space="0" w:color="auto"/>
            <w:left w:val="none" w:sz="0" w:space="0" w:color="auto"/>
            <w:bottom w:val="none" w:sz="0" w:space="0" w:color="auto"/>
            <w:right w:val="none" w:sz="0" w:space="0" w:color="auto"/>
          </w:divBdr>
        </w:div>
        <w:div w:id="2093044772">
          <w:marLeft w:val="640"/>
          <w:marRight w:val="0"/>
          <w:marTop w:val="0"/>
          <w:marBottom w:val="0"/>
          <w:divBdr>
            <w:top w:val="none" w:sz="0" w:space="0" w:color="auto"/>
            <w:left w:val="none" w:sz="0" w:space="0" w:color="auto"/>
            <w:bottom w:val="none" w:sz="0" w:space="0" w:color="auto"/>
            <w:right w:val="none" w:sz="0" w:space="0" w:color="auto"/>
          </w:divBdr>
        </w:div>
        <w:div w:id="2109425342">
          <w:marLeft w:val="640"/>
          <w:marRight w:val="0"/>
          <w:marTop w:val="0"/>
          <w:marBottom w:val="0"/>
          <w:divBdr>
            <w:top w:val="none" w:sz="0" w:space="0" w:color="auto"/>
            <w:left w:val="none" w:sz="0" w:space="0" w:color="auto"/>
            <w:bottom w:val="none" w:sz="0" w:space="0" w:color="auto"/>
            <w:right w:val="none" w:sz="0" w:space="0" w:color="auto"/>
          </w:divBdr>
        </w:div>
        <w:div w:id="2117166331">
          <w:marLeft w:val="640"/>
          <w:marRight w:val="0"/>
          <w:marTop w:val="0"/>
          <w:marBottom w:val="0"/>
          <w:divBdr>
            <w:top w:val="none" w:sz="0" w:space="0" w:color="auto"/>
            <w:left w:val="none" w:sz="0" w:space="0" w:color="auto"/>
            <w:bottom w:val="none" w:sz="0" w:space="0" w:color="auto"/>
            <w:right w:val="none" w:sz="0" w:space="0" w:color="auto"/>
          </w:divBdr>
        </w:div>
        <w:div w:id="2125925970">
          <w:marLeft w:val="640"/>
          <w:marRight w:val="0"/>
          <w:marTop w:val="0"/>
          <w:marBottom w:val="0"/>
          <w:divBdr>
            <w:top w:val="none" w:sz="0" w:space="0" w:color="auto"/>
            <w:left w:val="none" w:sz="0" w:space="0" w:color="auto"/>
            <w:bottom w:val="none" w:sz="0" w:space="0" w:color="auto"/>
            <w:right w:val="none" w:sz="0" w:space="0" w:color="auto"/>
          </w:divBdr>
        </w:div>
      </w:divsChild>
    </w:div>
    <w:div w:id="14698657">
      <w:marLeft w:val="640"/>
      <w:marRight w:val="0"/>
      <w:marTop w:val="0"/>
      <w:marBottom w:val="0"/>
      <w:divBdr>
        <w:top w:val="none" w:sz="0" w:space="0" w:color="auto"/>
        <w:left w:val="none" w:sz="0" w:space="0" w:color="auto"/>
        <w:bottom w:val="none" w:sz="0" w:space="0" w:color="auto"/>
        <w:right w:val="none" w:sz="0" w:space="0" w:color="auto"/>
      </w:divBdr>
    </w:div>
    <w:div w:id="14888729">
      <w:marLeft w:val="640"/>
      <w:marRight w:val="0"/>
      <w:marTop w:val="0"/>
      <w:marBottom w:val="0"/>
      <w:divBdr>
        <w:top w:val="none" w:sz="0" w:space="0" w:color="auto"/>
        <w:left w:val="none" w:sz="0" w:space="0" w:color="auto"/>
        <w:bottom w:val="none" w:sz="0" w:space="0" w:color="auto"/>
        <w:right w:val="none" w:sz="0" w:space="0" w:color="auto"/>
      </w:divBdr>
    </w:div>
    <w:div w:id="17197679">
      <w:marLeft w:val="640"/>
      <w:marRight w:val="0"/>
      <w:marTop w:val="0"/>
      <w:marBottom w:val="0"/>
      <w:divBdr>
        <w:top w:val="none" w:sz="0" w:space="0" w:color="auto"/>
        <w:left w:val="none" w:sz="0" w:space="0" w:color="auto"/>
        <w:bottom w:val="none" w:sz="0" w:space="0" w:color="auto"/>
        <w:right w:val="none" w:sz="0" w:space="0" w:color="auto"/>
      </w:divBdr>
    </w:div>
    <w:div w:id="18971713">
      <w:marLeft w:val="640"/>
      <w:marRight w:val="0"/>
      <w:marTop w:val="0"/>
      <w:marBottom w:val="0"/>
      <w:divBdr>
        <w:top w:val="none" w:sz="0" w:space="0" w:color="auto"/>
        <w:left w:val="none" w:sz="0" w:space="0" w:color="auto"/>
        <w:bottom w:val="none" w:sz="0" w:space="0" w:color="auto"/>
        <w:right w:val="none" w:sz="0" w:space="0" w:color="auto"/>
      </w:divBdr>
    </w:div>
    <w:div w:id="21785266">
      <w:marLeft w:val="640"/>
      <w:marRight w:val="0"/>
      <w:marTop w:val="0"/>
      <w:marBottom w:val="0"/>
      <w:divBdr>
        <w:top w:val="none" w:sz="0" w:space="0" w:color="auto"/>
        <w:left w:val="none" w:sz="0" w:space="0" w:color="auto"/>
        <w:bottom w:val="none" w:sz="0" w:space="0" w:color="auto"/>
        <w:right w:val="none" w:sz="0" w:space="0" w:color="auto"/>
      </w:divBdr>
    </w:div>
    <w:div w:id="24065468">
      <w:marLeft w:val="640"/>
      <w:marRight w:val="0"/>
      <w:marTop w:val="0"/>
      <w:marBottom w:val="0"/>
      <w:divBdr>
        <w:top w:val="none" w:sz="0" w:space="0" w:color="auto"/>
        <w:left w:val="none" w:sz="0" w:space="0" w:color="auto"/>
        <w:bottom w:val="none" w:sz="0" w:space="0" w:color="auto"/>
        <w:right w:val="none" w:sz="0" w:space="0" w:color="auto"/>
      </w:divBdr>
    </w:div>
    <w:div w:id="24527496">
      <w:marLeft w:val="640"/>
      <w:marRight w:val="0"/>
      <w:marTop w:val="0"/>
      <w:marBottom w:val="0"/>
      <w:divBdr>
        <w:top w:val="none" w:sz="0" w:space="0" w:color="auto"/>
        <w:left w:val="none" w:sz="0" w:space="0" w:color="auto"/>
        <w:bottom w:val="none" w:sz="0" w:space="0" w:color="auto"/>
        <w:right w:val="none" w:sz="0" w:space="0" w:color="auto"/>
      </w:divBdr>
    </w:div>
    <w:div w:id="24602827">
      <w:marLeft w:val="640"/>
      <w:marRight w:val="0"/>
      <w:marTop w:val="0"/>
      <w:marBottom w:val="0"/>
      <w:divBdr>
        <w:top w:val="none" w:sz="0" w:space="0" w:color="auto"/>
        <w:left w:val="none" w:sz="0" w:space="0" w:color="auto"/>
        <w:bottom w:val="none" w:sz="0" w:space="0" w:color="auto"/>
        <w:right w:val="none" w:sz="0" w:space="0" w:color="auto"/>
      </w:divBdr>
    </w:div>
    <w:div w:id="28728490">
      <w:marLeft w:val="640"/>
      <w:marRight w:val="0"/>
      <w:marTop w:val="0"/>
      <w:marBottom w:val="0"/>
      <w:divBdr>
        <w:top w:val="none" w:sz="0" w:space="0" w:color="auto"/>
        <w:left w:val="none" w:sz="0" w:space="0" w:color="auto"/>
        <w:bottom w:val="none" w:sz="0" w:space="0" w:color="auto"/>
        <w:right w:val="none" w:sz="0" w:space="0" w:color="auto"/>
      </w:divBdr>
    </w:div>
    <w:div w:id="32927565">
      <w:marLeft w:val="640"/>
      <w:marRight w:val="0"/>
      <w:marTop w:val="0"/>
      <w:marBottom w:val="0"/>
      <w:divBdr>
        <w:top w:val="none" w:sz="0" w:space="0" w:color="auto"/>
        <w:left w:val="none" w:sz="0" w:space="0" w:color="auto"/>
        <w:bottom w:val="none" w:sz="0" w:space="0" w:color="auto"/>
        <w:right w:val="none" w:sz="0" w:space="0" w:color="auto"/>
      </w:divBdr>
    </w:div>
    <w:div w:id="33773121">
      <w:marLeft w:val="640"/>
      <w:marRight w:val="0"/>
      <w:marTop w:val="0"/>
      <w:marBottom w:val="0"/>
      <w:divBdr>
        <w:top w:val="none" w:sz="0" w:space="0" w:color="auto"/>
        <w:left w:val="none" w:sz="0" w:space="0" w:color="auto"/>
        <w:bottom w:val="none" w:sz="0" w:space="0" w:color="auto"/>
        <w:right w:val="none" w:sz="0" w:space="0" w:color="auto"/>
      </w:divBdr>
    </w:div>
    <w:div w:id="34233140">
      <w:marLeft w:val="640"/>
      <w:marRight w:val="0"/>
      <w:marTop w:val="0"/>
      <w:marBottom w:val="0"/>
      <w:divBdr>
        <w:top w:val="none" w:sz="0" w:space="0" w:color="auto"/>
        <w:left w:val="none" w:sz="0" w:space="0" w:color="auto"/>
        <w:bottom w:val="none" w:sz="0" w:space="0" w:color="auto"/>
        <w:right w:val="none" w:sz="0" w:space="0" w:color="auto"/>
      </w:divBdr>
    </w:div>
    <w:div w:id="36124183">
      <w:marLeft w:val="640"/>
      <w:marRight w:val="0"/>
      <w:marTop w:val="0"/>
      <w:marBottom w:val="0"/>
      <w:divBdr>
        <w:top w:val="none" w:sz="0" w:space="0" w:color="auto"/>
        <w:left w:val="none" w:sz="0" w:space="0" w:color="auto"/>
        <w:bottom w:val="none" w:sz="0" w:space="0" w:color="auto"/>
        <w:right w:val="none" w:sz="0" w:space="0" w:color="auto"/>
      </w:divBdr>
    </w:div>
    <w:div w:id="44184777">
      <w:bodyDiv w:val="1"/>
      <w:marLeft w:val="0"/>
      <w:marRight w:val="0"/>
      <w:marTop w:val="0"/>
      <w:marBottom w:val="0"/>
      <w:divBdr>
        <w:top w:val="none" w:sz="0" w:space="0" w:color="auto"/>
        <w:left w:val="none" w:sz="0" w:space="0" w:color="auto"/>
        <w:bottom w:val="none" w:sz="0" w:space="0" w:color="auto"/>
        <w:right w:val="none" w:sz="0" w:space="0" w:color="auto"/>
      </w:divBdr>
      <w:divsChild>
        <w:div w:id="59327112">
          <w:marLeft w:val="640"/>
          <w:marRight w:val="0"/>
          <w:marTop w:val="0"/>
          <w:marBottom w:val="0"/>
          <w:divBdr>
            <w:top w:val="none" w:sz="0" w:space="0" w:color="auto"/>
            <w:left w:val="none" w:sz="0" w:space="0" w:color="auto"/>
            <w:bottom w:val="none" w:sz="0" w:space="0" w:color="auto"/>
            <w:right w:val="none" w:sz="0" w:space="0" w:color="auto"/>
          </w:divBdr>
        </w:div>
        <w:div w:id="102962214">
          <w:marLeft w:val="640"/>
          <w:marRight w:val="0"/>
          <w:marTop w:val="0"/>
          <w:marBottom w:val="0"/>
          <w:divBdr>
            <w:top w:val="none" w:sz="0" w:space="0" w:color="auto"/>
            <w:left w:val="none" w:sz="0" w:space="0" w:color="auto"/>
            <w:bottom w:val="none" w:sz="0" w:space="0" w:color="auto"/>
            <w:right w:val="none" w:sz="0" w:space="0" w:color="auto"/>
          </w:divBdr>
        </w:div>
        <w:div w:id="185289984">
          <w:marLeft w:val="640"/>
          <w:marRight w:val="0"/>
          <w:marTop w:val="0"/>
          <w:marBottom w:val="0"/>
          <w:divBdr>
            <w:top w:val="none" w:sz="0" w:space="0" w:color="auto"/>
            <w:left w:val="none" w:sz="0" w:space="0" w:color="auto"/>
            <w:bottom w:val="none" w:sz="0" w:space="0" w:color="auto"/>
            <w:right w:val="none" w:sz="0" w:space="0" w:color="auto"/>
          </w:divBdr>
        </w:div>
        <w:div w:id="199827098">
          <w:marLeft w:val="640"/>
          <w:marRight w:val="0"/>
          <w:marTop w:val="0"/>
          <w:marBottom w:val="0"/>
          <w:divBdr>
            <w:top w:val="none" w:sz="0" w:space="0" w:color="auto"/>
            <w:left w:val="none" w:sz="0" w:space="0" w:color="auto"/>
            <w:bottom w:val="none" w:sz="0" w:space="0" w:color="auto"/>
            <w:right w:val="none" w:sz="0" w:space="0" w:color="auto"/>
          </w:divBdr>
        </w:div>
        <w:div w:id="239296319">
          <w:marLeft w:val="640"/>
          <w:marRight w:val="0"/>
          <w:marTop w:val="0"/>
          <w:marBottom w:val="0"/>
          <w:divBdr>
            <w:top w:val="none" w:sz="0" w:space="0" w:color="auto"/>
            <w:left w:val="none" w:sz="0" w:space="0" w:color="auto"/>
            <w:bottom w:val="none" w:sz="0" w:space="0" w:color="auto"/>
            <w:right w:val="none" w:sz="0" w:space="0" w:color="auto"/>
          </w:divBdr>
        </w:div>
        <w:div w:id="341013907">
          <w:marLeft w:val="640"/>
          <w:marRight w:val="0"/>
          <w:marTop w:val="0"/>
          <w:marBottom w:val="0"/>
          <w:divBdr>
            <w:top w:val="none" w:sz="0" w:space="0" w:color="auto"/>
            <w:left w:val="none" w:sz="0" w:space="0" w:color="auto"/>
            <w:bottom w:val="none" w:sz="0" w:space="0" w:color="auto"/>
            <w:right w:val="none" w:sz="0" w:space="0" w:color="auto"/>
          </w:divBdr>
        </w:div>
        <w:div w:id="349599571">
          <w:marLeft w:val="640"/>
          <w:marRight w:val="0"/>
          <w:marTop w:val="0"/>
          <w:marBottom w:val="0"/>
          <w:divBdr>
            <w:top w:val="none" w:sz="0" w:space="0" w:color="auto"/>
            <w:left w:val="none" w:sz="0" w:space="0" w:color="auto"/>
            <w:bottom w:val="none" w:sz="0" w:space="0" w:color="auto"/>
            <w:right w:val="none" w:sz="0" w:space="0" w:color="auto"/>
          </w:divBdr>
        </w:div>
        <w:div w:id="360211114">
          <w:marLeft w:val="640"/>
          <w:marRight w:val="0"/>
          <w:marTop w:val="0"/>
          <w:marBottom w:val="0"/>
          <w:divBdr>
            <w:top w:val="none" w:sz="0" w:space="0" w:color="auto"/>
            <w:left w:val="none" w:sz="0" w:space="0" w:color="auto"/>
            <w:bottom w:val="none" w:sz="0" w:space="0" w:color="auto"/>
            <w:right w:val="none" w:sz="0" w:space="0" w:color="auto"/>
          </w:divBdr>
        </w:div>
        <w:div w:id="415636330">
          <w:marLeft w:val="640"/>
          <w:marRight w:val="0"/>
          <w:marTop w:val="0"/>
          <w:marBottom w:val="0"/>
          <w:divBdr>
            <w:top w:val="none" w:sz="0" w:space="0" w:color="auto"/>
            <w:left w:val="none" w:sz="0" w:space="0" w:color="auto"/>
            <w:bottom w:val="none" w:sz="0" w:space="0" w:color="auto"/>
            <w:right w:val="none" w:sz="0" w:space="0" w:color="auto"/>
          </w:divBdr>
        </w:div>
        <w:div w:id="418603527">
          <w:marLeft w:val="640"/>
          <w:marRight w:val="0"/>
          <w:marTop w:val="0"/>
          <w:marBottom w:val="0"/>
          <w:divBdr>
            <w:top w:val="none" w:sz="0" w:space="0" w:color="auto"/>
            <w:left w:val="none" w:sz="0" w:space="0" w:color="auto"/>
            <w:bottom w:val="none" w:sz="0" w:space="0" w:color="auto"/>
            <w:right w:val="none" w:sz="0" w:space="0" w:color="auto"/>
          </w:divBdr>
        </w:div>
        <w:div w:id="447744753">
          <w:marLeft w:val="640"/>
          <w:marRight w:val="0"/>
          <w:marTop w:val="0"/>
          <w:marBottom w:val="0"/>
          <w:divBdr>
            <w:top w:val="none" w:sz="0" w:space="0" w:color="auto"/>
            <w:left w:val="none" w:sz="0" w:space="0" w:color="auto"/>
            <w:bottom w:val="none" w:sz="0" w:space="0" w:color="auto"/>
            <w:right w:val="none" w:sz="0" w:space="0" w:color="auto"/>
          </w:divBdr>
        </w:div>
        <w:div w:id="492140392">
          <w:marLeft w:val="640"/>
          <w:marRight w:val="0"/>
          <w:marTop w:val="0"/>
          <w:marBottom w:val="0"/>
          <w:divBdr>
            <w:top w:val="none" w:sz="0" w:space="0" w:color="auto"/>
            <w:left w:val="none" w:sz="0" w:space="0" w:color="auto"/>
            <w:bottom w:val="none" w:sz="0" w:space="0" w:color="auto"/>
            <w:right w:val="none" w:sz="0" w:space="0" w:color="auto"/>
          </w:divBdr>
        </w:div>
        <w:div w:id="510947160">
          <w:marLeft w:val="640"/>
          <w:marRight w:val="0"/>
          <w:marTop w:val="0"/>
          <w:marBottom w:val="0"/>
          <w:divBdr>
            <w:top w:val="none" w:sz="0" w:space="0" w:color="auto"/>
            <w:left w:val="none" w:sz="0" w:space="0" w:color="auto"/>
            <w:bottom w:val="none" w:sz="0" w:space="0" w:color="auto"/>
            <w:right w:val="none" w:sz="0" w:space="0" w:color="auto"/>
          </w:divBdr>
        </w:div>
        <w:div w:id="552808339">
          <w:marLeft w:val="640"/>
          <w:marRight w:val="0"/>
          <w:marTop w:val="0"/>
          <w:marBottom w:val="0"/>
          <w:divBdr>
            <w:top w:val="none" w:sz="0" w:space="0" w:color="auto"/>
            <w:left w:val="none" w:sz="0" w:space="0" w:color="auto"/>
            <w:bottom w:val="none" w:sz="0" w:space="0" w:color="auto"/>
            <w:right w:val="none" w:sz="0" w:space="0" w:color="auto"/>
          </w:divBdr>
        </w:div>
        <w:div w:id="555316255">
          <w:marLeft w:val="640"/>
          <w:marRight w:val="0"/>
          <w:marTop w:val="0"/>
          <w:marBottom w:val="0"/>
          <w:divBdr>
            <w:top w:val="none" w:sz="0" w:space="0" w:color="auto"/>
            <w:left w:val="none" w:sz="0" w:space="0" w:color="auto"/>
            <w:bottom w:val="none" w:sz="0" w:space="0" w:color="auto"/>
            <w:right w:val="none" w:sz="0" w:space="0" w:color="auto"/>
          </w:divBdr>
        </w:div>
        <w:div w:id="585964567">
          <w:marLeft w:val="640"/>
          <w:marRight w:val="0"/>
          <w:marTop w:val="0"/>
          <w:marBottom w:val="0"/>
          <w:divBdr>
            <w:top w:val="none" w:sz="0" w:space="0" w:color="auto"/>
            <w:left w:val="none" w:sz="0" w:space="0" w:color="auto"/>
            <w:bottom w:val="none" w:sz="0" w:space="0" w:color="auto"/>
            <w:right w:val="none" w:sz="0" w:space="0" w:color="auto"/>
          </w:divBdr>
        </w:div>
        <w:div w:id="622661927">
          <w:marLeft w:val="640"/>
          <w:marRight w:val="0"/>
          <w:marTop w:val="0"/>
          <w:marBottom w:val="0"/>
          <w:divBdr>
            <w:top w:val="none" w:sz="0" w:space="0" w:color="auto"/>
            <w:left w:val="none" w:sz="0" w:space="0" w:color="auto"/>
            <w:bottom w:val="none" w:sz="0" w:space="0" w:color="auto"/>
            <w:right w:val="none" w:sz="0" w:space="0" w:color="auto"/>
          </w:divBdr>
        </w:div>
        <w:div w:id="641929183">
          <w:marLeft w:val="640"/>
          <w:marRight w:val="0"/>
          <w:marTop w:val="0"/>
          <w:marBottom w:val="0"/>
          <w:divBdr>
            <w:top w:val="none" w:sz="0" w:space="0" w:color="auto"/>
            <w:left w:val="none" w:sz="0" w:space="0" w:color="auto"/>
            <w:bottom w:val="none" w:sz="0" w:space="0" w:color="auto"/>
            <w:right w:val="none" w:sz="0" w:space="0" w:color="auto"/>
          </w:divBdr>
        </w:div>
        <w:div w:id="693386520">
          <w:marLeft w:val="640"/>
          <w:marRight w:val="0"/>
          <w:marTop w:val="0"/>
          <w:marBottom w:val="0"/>
          <w:divBdr>
            <w:top w:val="none" w:sz="0" w:space="0" w:color="auto"/>
            <w:left w:val="none" w:sz="0" w:space="0" w:color="auto"/>
            <w:bottom w:val="none" w:sz="0" w:space="0" w:color="auto"/>
            <w:right w:val="none" w:sz="0" w:space="0" w:color="auto"/>
          </w:divBdr>
        </w:div>
        <w:div w:id="705985068">
          <w:marLeft w:val="640"/>
          <w:marRight w:val="0"/>
          <w:marTop w:val="0"/>
          <w:marBottom w:val="0"/>
          <w:divBdr>
            <w:top w:val="none" w:sz="0" w:space="0" w:color="auto"/>
            <w:left w:val="none" w:sz="0" w:space="0" w:color="auto"/>
            <w:bottom w:val="none" w:sz="0" w:space="0" w:color="auto"/>
            <w:right w:val="none" w:sz="0" w:space="0" w:color="auto"/>
          </w:divBdr>
        </w:div>
        <w:div w:id="743407545">
          <w:marLeft w:val="640"/>
          <w:marRight w:val="0"/>
          <w:marTop w:val="0"/>
          <w:marBottom w:val="0"/>
          <w:divBdr>
            <w:top w:val="none" w:sz="0" w:space="0" w:color="auto"/>
            <w:left w:val="none" w:sz="0" w:space="0" w:color="auto"/>
            <w:bottom w:val="none" w:sz="0" w:space="0" w:color="auto"/>
            <w:right w:val="none" w:sz="0" w:space="0" w:color="auto"/>
          </w:divBdr>
        </w:div>
        <w:div w:id="816604923">
          <w:marLeft w:val="640"/>
          <w:marRight w:val="0"/>
          <w:marTop w:val="0"/>
          <w:marBottom w:val="0"/>
          <w:divBdr>
            <w:top w:val="none" w:sz="0" w:space="0" w:color="auto"/>
            <w:left w:val="none" w:sz="0" w:space="0" w:color="auto"/>
            <w:bottom w:val="none" w:sz="0" w:space="0" w:color="auto"/>
            <w:right w:val="none" w:sz="0" w:space="0" w:color="auto"/>
          </w:divBdr>
        </w:div>
        <w:div w:id="839084144">
          <w:marLeft w:val="640"/>
          <w:marRight w:val="0"/>
          <w:marTop w:val="0"/>
          <w:marBottom w:val="0"/>
          <w:divBdr>
            <w:top w:val="none" w:sz="0" w:space="0" w:color="auto"/>
            <w:left w:val="none" w:sz="0" w:space="0" w:color="auto"/>
            <w:bottom w:val="none" w:sz="0" w:space="0" w:color="auto"/>
            <w:right w:val="none" w:sz="0" w:space="0" w:color="auto"/>
          </w:divBdr>
        </w:div>
        <w:div w:id="869101024">
          <w:marLeft w:val="640"/>
          <w:marRight w:val="0"/>
          <w:marTop w:val="0"/>
          <w:marBottom w:val="0"/>
          <w:divBdr>
            <w:top w:val="none" w:sz="0" w:space="0" w:color="auto"/>
            <w:left w:val="none" w:sz="0" w:space="0" w:color="auto"/>
            <w:bottom w:val="none" w:sz="0" w:space="0" w:color="auto"/>
            <w:right w:val="none" w:sz="0" w:space="0" w:color="auto"/>
          </w:divBdr>
        </w:div>
        <w:div w:id="890461522">
          <w:marLeft w:val="640"/>
          <w:marRight w:val="0"/>
          <w:marTop w:val="0"/>
          <w:marBottom w:val="0"/>
          <w:divBdr>
            <w:top w:val="none" w:sz="0" w:space="0" w:color="auto"/>
            <w:left w:val="none" w:sz="0" w:space="0" w:color="auto"/>
            <w:bottom w:val="none" w:sz="0" w:space="0" w:color="auto"/>
            <w:right w:val="none" w:sz="0" w:space="0" w:color="auto"/>
          </w:divBdr>
        </w:div>
        <w:div w:id="933245128">
          <w:marLeft w:val="640"/>
          <w:marRight w:val="0"/>
          <w:marTop w:val="0"/>
          <w:marBottom w:val="0"/>
          <w:divBdr>
            <w:top w:val="none" w:sz="0" w:space="0" w:color="auto"/>
            <w:left w:val="none" w:sz="0" w:space="0" w:color="auto"/>
            <w:bottom w:val="none" w:sz="0" w:space="0" w:color="auto"/>
            <w:right w:val="none" w:sz="0" w:space="0" w:color="auto"/>
          </w:divBdr>
        </w:div>
        <w:div w:id="946306536">
          <w:marLeft w:val="640"/>
          <w:marRight w:val="0"/>
          <w:marTop w:val="0"/>
          <w:marBottom w:val="0"/>
          <w:divBdr>
            <w:top w:val="none" w:sz="0" w:space="0" w:color="auto"/>
            <w:left w:val="none" w:sz="0" w:space="0" w:color="auto"/>
            <w:bottom w:val="none" w:sz="0" w:space="0" w:color="auto"/>
            <w:right w:val="none" w:sz="0" w:space="0" w:color="auto"/>
          </w:divBdr>
        </w:div>
        <w:div w:id="1074357859">
          <w:marLeft w:val="640"/>
          <w:marRight w:val="0"/>
          <w:marTop w:val="0"/>
          <w:marBottom w:val="0"/>
          <w:divBdr>
            <w:top w:val="none" w:sz="0" w:space="0" w:color="auto"/>
            <w:left w:val="none" w:sz="0" w:space="0" w:color="auto"/>
            <w:bottom w:val="none" w:sz="0" w:space="0" w:color="auto"/>
            <w:right w:val="none" w:sz="0" w:space="0" w:color="auto"/>
          </w:divBdr>
        </w:div>
        <w:div w:id="1102337828">
          <w:marLeft w:val="640"/>
          <w:marRight w:val="0"/>
          <w:marTop w:val="0"/>
          <w:marBottom w:val="0"/>
          <w:divBdr>
            <w:top w:val="none" w:sz="0" w:space="0" w:color="auto"/>
            <w:left w:val="none" w:sz="0" w:space="0" w:color="auto"/>
            <w:bottom w:val="none" w:sz="0" w:space="0" w:color="auto"/>
            <w:right w:val="none" w:sz="0" w:space="0" w:color="auto"/>
          </w:divBdr>
        </w:div>
        <w:div w:id="1112868981">
          <w:marLeft w:val="640"/>
          <w:marRight w:val="0"/>
          <w:marTop w:val="0"/>
          <w:marBottom w:val="0"/>
          <w:divBdr>
            <w:top w:val="none" w:sz="0" w:space="0" w:color="auto"/>
            <w:left w:val="none" w:sz="0" w:space="0" w:color="auto"/>
            <w:bottom w:val="none" w:sz="0" w:space="0" w:color="auto"/>
            <w:right w:val="none" w:sz="0" w:space="0" w:color="auto"/>
          </w:divBdr>
        </w:div>
        <w:div w:id="1125807910">
          <w:marLeft w:val="640"/>
          <w:marRight w:val="0"/>
          <w:marTop w:val="0"/>
          <w:marBottom w:val="0"/>
          <w:divBdr>
            <w:top w:val="none" w:sz="0" w:space="0" w:color="auto"/>
            <w:left w:val="none" w:sz="0" w:space="0" w:color="auto"/>
            <w:bottom w:val="none" w:sz="0" w:space="0" w:color="auto"/>
            <w:right w:val="none" w:sz="0" w:space="0" w:color="auto"/>
          </w:divBdr>
        </w:div>
        <w:div w:id="1166433455">
          <w:marLeft w:val="640"/>
          <w:marRight w:val="0"/>
          <w:marTop w:val="0"/>
          <w:marBottom w:val="0"/>
          <w:divBdr>
            <w:top w:val="none" w:sz="0" w:space="0" w:color="auto"/>
            <w:left w:val="none" w:sz="0" w:space="0" w:color="auto"/>
            <w:bottom w:val="none" w:sz="0" w:space="0" w:color="auto"/>
            <w:right w:val="none" w:sz="0" w:space="0" w:color="auto"/>
          </w:divBdr>
        </w:div>
        <w:div w:id="1169563798">
          <w:marLeft w:val="640"/>
          <w:marRight w:val="0"/>
          <w:marTop w:val="0"/>
          <w:marBottom w:val="0"/>
          <w:divBdr>
            <w:top w:val="none" w:sz="0" w:space="0" w:color="auto"/>
            <w:left w:val="none" w:sz="0" w:space="0" w:color="auto"/>
            <w:bottom w:val="none" w:sz="0" w:space="0" w:color="auto"/>
            <w:right w:val="none" w:sz="0" w:space="0" w:color="auto"/>
          </w:divBdr>
        </w:div>
        <w:div w:id="1230118135">
          <w:marLeft w:val="640"/>
          <w:marRight w:val="0"/>
          <w:marTop w:val="0"/>
          <w:marBottom w:val="0"/>
          <w:divBdr>
            <w:top w:val="none" w:sz="0" w:space="0" w:color="auto"/>
            <w:left w:val="none" w:sz="0" w:space="0" w:color="auto"/>
            <w:bottom w:val="none" w:sz="0" w:space="0" w:color="auto"/>
            <w:right w:val="none" w:sz="0" w:space="0" w:color="auto"/>
          </w:divBdr>
        </w:div>
        <w:div w:id="1258906766">
          <w:marLeft w:val="640"/>
          <w:marRight w:val="0"/>
          <w:marTop w:val="0"/>
          <w:marBottom w:val="0"/>
          <w:divBdr>
            <w:top w:val="none" w:sz="0" w:space="0" w:color="auto"/>
            <w:left w:val="none" w:sz="0" w:space="0" w:color="auto"/>
            <w:bottom w:val="none" w:sz="0" w:space="0" w:color="auto"/>
            <w:right w:val="none" w:sz="0" w:space="0" w:color="auto"/>
          </w:divBdr>
        </w:div>
        <w:div w:id="1311059775">
          <w:marLeft w:val="640"/>
          <w:marRight w:val="0"/>
          <w:marTop w:val="0"/>
          <w:marBottom w:val="0"/>
          <w:divBdr>
            <w:top w:val="none" w:sz="0" w:space="0" w:color="auto"/>
            <w:left w:val="none" w:sz="0" w:space="0" w:color="auto"/>
            <w:bottom w:val="none" w:sz="0" w:space="0" w:color="auto"/>
            <w:right w:val="none" w:sz="0" w:space="0" w:color="auto"/>
          </w:divBdr>
        </w:div>
        <w:div w:id="1324317178">
          <w:marLeft w:val="640"/>
          <w:marRight w:val="0"/>
          <w:marTop w:val="0"/>
          <w:marBottom w:val="0"/>
          <w:divBdr>
            <w:top w:val="none" w:sz="0" w:space="0" w:color="auto"/>
            <w:left w:val="none" w:sz="0" w:space="0" w:color="auto"/>
            <w:bottom w:val="none" w:sz="0" w:space="0" w:color="auto"/>
            <w:right w:val="none" w:sz="0" w:space="0" w:color="auto"/>
          </w:divBdr>
        </w:div>
        <w:div w:id="1355113221">
          <w:marLeft w:val="640"/>
          <w:marRight w:val="0"/>
          <w:marTop w:val="0"/>
          <w:marBottom w:val="0"/>
          <w:divBdr>
            <w:top w:val="none" w:sz="0" w:space="0" w:color="auto"/>
            <w:left w:val="none" w:sz="0" w:space="0" w:color="auto"/>
            <w:bottom w:val="none" w:sz="0" w:space="0" w:color="auto"/>
            <w:right w:val="none" w:sz="0" w:space="0" w:color="auto"/>
          </w:divBdr>
        </w:div>
        <w:div w:id="1367828154">
          <w:marLeft w:val="640"/>
          <w:marRight w:val="0"/>
          <w:marTop w:val="0"/>
          <w:marBottom w:val="0"/>
          <w:divBdr>
            <w:top w:val="none" w:sz="0" w:space="0" w:color="auto"/>
            <w:left w:val="none" w:sz="0" w:space="0" w:color="auto"/>
            <w:bottom w:val="none" w:sz="0" w:space="0" w:color="auto"/>
            <w:right w:val="none" w:sz="0" w:space="0" w:color="auto"/>
          </w:divBdr>
        </w:div>
        <w:div w:id="1387491816">
          <w:marLeft w:val="640"/>
          <w:marRight w:val="0"/>
          <w:marTop w:val="0"/>
          <w:marBottom w:val="0"/>
          <w:divBdr>
            <w:top w:val="none" w:sz="0" w:space="0" w:color="auto"/>
            <w:left w:val="none" w:sz="0" w:space="0" w:color="auto"/>
            <w:bottom w:val="none" w:sz="0" w:space="0" w:color="auto"/>
            <w:right w:val="none" w:sz="0" w:space="0" w:color="auto"/>
          </w:divBdr>
        </w:div>
        <w:div w:id="1393119550">
          <w:marLeft w:val="640"/>
          <w:marRight w:val="0"/>
          <w:marTop w:val="0"/>
          <w:marBottom w:val="0"/>
          <w:divBdr>
            <w:top w:val="none" w:sz="0" w:space="0" w:color="auto"/>
            <w:left w:val="none" w:sz="0" w:space="0" w:color="auto"/>
            <w:bottom w:val="none" w:sz="0" w:space="0" w:color="auto"/>
            <w:right w:val="none" w:sz="0" w:space="0" w:color="auto"/>
          </w:divBdr>
        </w:div>
        <w:div w:id="1394621237">
          <w:marLeft w:val="640"/>
          <w:marRight w:val="0"/>
          <w:marTop w:val="0"/>
          <w:marBottom w:val="0"/>
          <w:divBdr>
            <w:top w:val="none" w:sz="0" w:space="0" w:color="auto"/>
            <w:left w:val="none" w:sz="0" w:space="0" w:color="auto"/>
            <w:bottom w:val="none" w:sz="0" w:space="0" w:color="auto"/>
            <w:right w:val="none" w:sz="0" w:space="0" w:color="auto"/>
          </w:divBdr>
        </w:div>
        <w:div w:id="1422525935">
          <w:marLeft w:val="640"/>
          <w:marRight w:val="0"/>
          <w:marTop w:val="0"/>
          <w:marBottom w:val="0"/>
          <w:divBdr>
            <w:top w:val="none" w:sz="0" w:space="0" w:color="auto"/>
            <w:left w:val="none" w:sz="0" w:space="0" w:color="auto"/>
            <w:bottom w:val="none" w:sz="0" w:space="0" w:color="auto"/>
            <w:right w:val="none" w:sz="0" w:space="0" w:color="auto"/>
          </w:divBdr>
        </w:div>
        <w:div w:id="1470246552">
          <w:marLeft w:val="640"/>
          <w:marRight w:val="0"/>
          <w:marTop w:val="0"/>
          <w:marBottom w:val="0"/>
          <w:divBdr>
            <w:top w:val="none" w:sz="0" w:space="0" w:color="auto"/>
            <w:left w:val="none" w:sz="0" w:space="0" w:color="auto"/>
            <w:bottom w:val="none" w:sz="0" w:space="0" w:color="auto"/>
            <w:right w:val="none" w:sz="0" w:space="0" w:color="auto"/>
          </w:divBdr>
        </w:div>
        <w:div w:id="1535575659">
          <w:marLeft w:val="640"/>
          <w:marRight w:val="0"/>
          <w:marTop w:val="0"/>
          <w:marBottom w:val="0"/>
          <w:divBdr>
            <w:top w:val="none" w:sz="0" w:space="0" w:color="auto"/>
            <w:left w:val="none" w:sz="0" w:space="0" w:color="auto"/>
            <w:bottom w:val="none" w:sz="0" w:space="0" w:color="auto"/>
            <w:right w:val="none" w:sz="0" w:space="0" w:color="auto"/>
          </w:divBdr>
        </w:div>
        <w:div w:id="1549759508">
          <w:marLeft w:val="640"/>
          <w:marRight w:val="0"/>
          <w:marTop w:val="0"/>
          <w:marBottom w:val="0"/>
          <w:divBdr>
            <w:top w:val="none" w:sz="0" w:space="0" w:color="auto"/>
            <w:left w:val="none" w:sz="0" w:space="0" w:color="auto"/>
            <w:bottom w:val="none" w:sz="0" w:space="0" w:color="auto"/>
            <w:right w:val="none" w:sz="0" w:space="0" w:color="auto"/>
          </w:divBdr>
        </w:div>
        <w:div w:id="1564294127">
          <w:marLeft w:val="640"/>
          <w:marRight w:val="0"/>
          <w:marTop w:val="0"/>
          <w:marBottom w:val="0"/>
          <w:divBdr>
            <w:top w:val="none" w:sz="0" w:space="0" w:color="auto"/>
            <w:left w:val="none" w:sz="0" w:space="0" w:color="auto"/>
            <w:bottom w:val="none" w:sz="0" w:space="0" w:color="auto"/>
            <w:right w:val="none" w:sz="0" w:space="0" w:color="auto"/>
          </w:divBdr>
        </w:div>
        <w:div w:id="1657538121">
          <w:marLeft w:val="640"/>
          <w:marRight w:val="0"/>
          <w:marTop w:val="0"/>
          <w:marBottom w:val="0"/>
          <w:divBdr>
            <w:top w:val="none" w:sz="0" w:space="0" w:color="auto"/>
            <w:left w:val="none" w:sz="0" w:space="0" w:color="auto"/>
            <w:bottom w:val="none" w:sz="0" w:space="0" w:color="auto"/>
            <w:right w:val="none" w:sz="0" w:space="0" w:color="auto"/>
          </w:divBdr>
        </w:div>
        <w:div w:id="1657876246">
          <w:marLeft w:val="640"/>
          <w:marRight w:val="0"/>
          <w:marTop w:val="0"/>
          <w:marBottom w:val="0"/>
          <w:divBdr>
            <w:top w:val="none" w:sz="0" w:space="0" w:color="auto"/>
            <w:left w:val="none" w:sz="0" w:space="0" w:color="auto"/>
            <w:bottom w:val="none" w:sz="0" w:space="0" w:color="auto"/>
            <w:right w:val="none" w:sz="0" w:space="0" w:color="auto"/>
          </w:divBdr>
        </w:div>
        <w:div w:id="1667048068">
          <w:marLeft w:val="640"/>
          <w:marRight w:val="0"/>
          <w:marTop w:val="0"/>
          <w:marBottom w:val="0"/>
          <w:divBdr>
            <w:top w:val="none" w:sz="0" w:space="0" w:color="auto"/>
            <w:left w:val="none" w:sz="0" w:space="0" w:color="auto"/>
            <w:bottom w:val="none" w:sz="0" w:space="0" w:color="auto"/>
            <w:right w:val="none" w:sz="0" w:space="0" w:color="auto"/>
          </w:divBdr>
        </w:div>
        <w:div w:id="1670449623">
          <w:marLeft w:val="640"/>
          <w:marRight w:val="0"/>
          <w:marTop w:val="0"/>
          <w:marBottom w:val="0"/>
          <w:divBdr>
            <w:top w:val="none" w:sz="0" w:space="0" w:color="auto"/>
            <w:left w:val="none" w:sz="0" w:space="0" w:color="auto"/>
            <w:bottom w:val="none" w:sz="0" w:space="0" w:color="auto"/>
            <w:right w:val="none" w:sz="0" w:space="0" w:color="auto"/>
          </w:divBdr>
        </w:div>
        <w:div w:id="1684746402">
          <w:marLeft w:val="640"/>
          <w:marRight w:val="0"/>
          <w:marTop w:val="0"/>
          <w:marBottom w:val="0"/>
          <w:divBdr>
            <w:top w:val="none" w:sz="0" w:space="0" w:color="auto"/>
            <w:left w:val="none" w:sz="0" w:space="0" w:color="auto"/>
            <w:bottom w:val="none" w:sz="0" w:space="0" w:color="auto"/>
            <w:right w:val="none" w:sz="0" w:space="0" w:color="auto"/>
          </w:divBdr>
        </w:div>
        <w:div w:id="1700282359">
          <w:marLeft w:val="640"/>
          <w:marRight w:val="0"/>
          <w:marTop w:val="0"/>
          <w:marBottom w:val="0"/>
          <w:divBdr>
            <w:top w:val="none" w:sz="0" w:space="0" w:color="auto"/>
            <w:left w:val="none" w:sz="0" w:space="0" w:color="auto"/>
            <w:bottom w:val="none" w:sz="0" w:space="0" w:color="auto"/>
            <w:right w:val="none" w:sz="0" w:space="0" w:color="auto"/>
          </w:divBdr>
        </w:div>
        <w:div w:id="1902594158">
          <w:marLeft w:val="640"/>
          <w:marRight w:val="0"/>
          <w:marTop w:val="0"/>
          <w:marBottom w:val="0"/>
          <w:divBdr>
            <w:top w:val="none" w:sz="0" w:space="0" w:color="auto"/>
            <w:left w:val="none" w:sz="0" w:space="0" w:color="auto"/>
            <w:bottom w:val="none" w:sz="0" w:space="0" w:color="auto"/>
            <w:right w:val="none" w:sz="0" w:space="0" w:color="auto"/>
          </w:divBdr>
        </w:div>
        <w:div w:id="1978490288">
          <w:marLeft w:val="640"/>
          <w:marRight w:val="0"/>
          <w:marTop w:val="0"/>
          <w:marBottom w:val="0"/>
          <w:divBdr>
            <w:top w:val="none" w:sz="0" w:space="0" w:color="auto"/>
            <w:left w:val="none" w:sz="0" w:space="0" w:color="auto"/>
            <w:bottom w:val="none" w:sz="0" w:space="0" w:color="auto"/>
            <w:right w:val="none" w:sz="0" w:space="0" w:color="auto"/>
          </w:divBdr>
        </w:div>
        <w:div w:id="1990670388">
          <w:marLeft w:val="640"/>
          <w:marRight w:val="0"/>
          <w:marTop w:val="0"/>
          <w:marBottom w:val="0"/>
          <w:divBdr>
            <w:top w:val="none" w:sz="0" w:space="0" w:color="auto"/>
            <w:left w:val="none" w:sz="0" w:space="0" w:color="auto"/>
            <w:bottom w:val="none" w:sz="0" w:space="0" w:color="auto"/>
            <w:right w:val="none" w:sz="0" w:space="0" w:color="auto"/>
          </w:divBdr>
        </w:div>
        <w:div w:id="2008634260">
          <w:marLeft w:val="640"/>
          <w:marRight w:val="0"/>
          <w:marTop w:val="0"/>
          <w:marBottom w:val="0"/>
          <w:divBdr>
            <w:top w:val="none" w:sz="0" w:space="0" w:color="auto"/>
            <w:left w:val="none" w:sz="0" w:space="0" w:color="auto"/>
            <w:bottom w:val="none" w:sz="0" w:space="0" w:color="auto"/>
            <w:right w:val="none" w:sz="0" w:space="0" w:color="auto"/>
          </w:divBdr>
        </w:div>
        <w:div w:id="2051879083">
          <w:marLeft w:val="640"/>
          <w:marRight w:val="0"/>
          <w:marTop w:val="0"/>
          <w:marBottom w:val="0"/>
          <w:divBdr>
            <w:top w:val="none" w:sz="0" w:space="0" w:color="auto"/>
            <w:left w:val="none" w:sz="0" w:space="0" w:color="auto"/>
            <w:bottom w:val="none" w:sz="0" w:space="0" w:color="auto"/>
            <w:right w:val="none" w:sz="0" w:space="0" w:color="auto"/>
          </w:divBdr>
        </w:div>
        <w:div w:id="2080401925">
          <w:marLeft w:val="640"/>
          <w:marRight w:val="0"/>
          <w:marTop w:val="0"/>
          <w:marBottom w:val="0"/>
          <w:divBdr>
            <w:top w:val="none" w:sz="0" w:space="0" w:color="auto"/>
            <w:left w:val="none" w:sz="0" w:space="0" w:color="auto"/>
            <w:bottom w:val="none" w:sz="0" w:space="0" w:color="auto"/>
            <w:right w:val="none" w:sz="0" w:space="0" w:color="auto"/>
          </w:divBdr>
        </w:div>
        <w:div w:id="2120566616">
          <w:marLeft w:val="640"/>
          <w:marRight w:val="0"/>
          <w:marTop w:val="0"/>
          <w:marBottom w:val="0"/>
          <w:divBdr>
            <w:top w:val="none" w:sz="0" w:space="0" w:color="auto"/>
            <w:left w:val="none" w:sz="0" w:space="0" w:color="auto"/>
            <w:bottom w:val="none" w:sz="0" w:space="0" w:color="auto"/>
            <w:right w:val="none" w:sz="0" w:space="0" w:color="auto"/>
          </w:divBdr>
        </w:div>
      </w:divsChild>
    </w:div>
    <w:div w:id="44448096">
      <w:bodyDiv w:val="1"/>
      <w:marLeft w:val="0"/>
      <w:marRight w:val="0"/>
      <w:marTop w:val="0"/>
      <w:marBottom w:val="0"/>
      <w:divBdr>
        <w:top w:val="none" w:sz="0" w:space="0" w:color="auto"/>
        <w:left w:val="none" w:sz="0" w:space="0" w:color="auto"/>
        <w:bottom w:val="none" w:sz="0" w:space="0" w:color="auto"/>
        <w:right w:val="none" w:sz="0" w:space="0" w:color="auto"/>
      </w:divBdr>
      <w:divsChild>
        <w:div w:id="53625203">
          <w:marLeft w:val="0"/>
          <w:marRight w:val="0"/>
          <w:marTop w:val="0"/>
          <w:marBottom w:val="0"/>
          <w:divBdr>
            <w:top w:val="none" w:sz="0" w:space="0" w:color="auto"/>
            <w:left w:val="none" w:sz="0" w:space="0" w:color="auto"/>
            <w:bottom w:val="none" w:sz="0" w:space="0" w:color="auto"/>
            <w:right w:val="none" w:sz="0" w:space="0" w:color="auto"/>
          </w:divBdr>
          <w:divsChild>
            <w:div w:id="1144931436">
              <w:marLeft w:val="0"/>
              <w:marRight w:val="0"/>
              <w:marTop w:val="0"/>
              <w:marBottom w:val="0"/>
              <w:divBdr>
                <w:top w:val="none" w:sz="0" w:space="0" w:color="auto"/>
                <w:left w:val="none" w:sz="0" w:space="0" w:color="auto"/>
                <w:bottom w:val="none" w:sz="0" w:space="0" w:color="auto"/>
                <w:right w:val="none" w:sz="0" w:space="0" w:color="auto"/>
              </w:divBdr>
              <w:divsChild>
                <w:div w:id="2348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35270">
      <w:marLeft w:val="640"/>
      <w:marRight w:val="0"/>
      <w:marTop w:val="0"/>
      <w:marBottom w:val="0"/>
      <w:divBdr>
        <w:top w:val="none" w:sz="0" w:space="0" w:color="auto"/>
        <w:left w:val="none" w:sz="0" w:space="0" w:color="auto"/>
        <w:bottom w:val="none" w:sz="0" w:space="0" w:color="auto"/>
        <w:right w:val="none" w:sz="0" w:space="0" w:color="auto"/>
      </w:divBdr>
    </w:div>
    <w:div w:id="51275989">
      <w:marLeft w:val="640"/>
      <w:marRight w:val="0"/>
      <w:marTop w:val="0"/>
      <w:marBottom w:val="0"/>
      <w:divBdr>
        <w:top w:val="none" w:sz="0" w:space="0" w:color="auto"/>
        <w:left w:val="none" w:sz="0" w:space="0" w:color="auto"/>
        <w:bottom w:val="none" w:sz="0" w:space="0" w:color="auto"/>
        <w:right w:val="none" w:sz="0" w:space="0" w:color="auto"/>
      </w:divBdr>
    </w:div>
    <w:div w:id="52391097">
      <w:marLeft w:val="640"/>
      <w:marRight w:val="0"/>
      <w:marTop w:val="0"/>
      <w:marBottom w:val="0"/>
      <w:divBdr>
        <w:top w:val="none" w:sz="0" w:space="0" w:color="auto"/>
        <w:left w:val="none" w:sz="0" w:space="0" w:color="auto"/>
        <w:bottom w:val="none" w:sz="0" w:space="0" w:color="auto"/>
        <w:right w:val="none" w:sz="0" w:space="0" w:color="auto"/>
      </w:divBdr>
    </w:div>
    <w:div w:id="55395251">
      <w:marLeft w:val="640"/>
      <w:marRight w:val="0"/>
      <w:marTop w:val="0"/>
      <w:marBottom w:val="0"/>
      <w:divBdr>
        <w:top w:val="none" w:sz="0" w:space="0" w:color="auto"/>
        <w:left w:val="none" w:sz="0" w:space="0" w:color="auto"/>
        <w:bottom w:val="none" w:sz="0" w:space="0" w:color="auto"/>
        <w:right w:val="none" w:sz="0" w:space="0" w:color="auto"/>
      </w:divBdr>
    </w:div>
    <w:div w:id="57481375">
      <w:marLeft w:val="640"/>
      <w:marRight w:val="0"/>
      <w:marTop w:val="0"/>
      <w:marBottom w:val="0"/>
      <w:divBdr>
        <w:top w:val="none" w:sz="0" w:space="0" w:color="auto"/>
        <w:left w:val="none" w:sz="0" w:space="0" w:color="auto"/>
        <w:bottom w:val="none" w:sz="0" w:space="0" w:color="auto"/>
        <w:right w:val="none" w:sz="0" w:space="0" w:color="auto"/>
      </w:divBdr>
    </w:div>
    <w:div w:id="60490104">
      <w:marLeft w:val="640"/>
      <w:marRight w:val="0"/>
      <w:marTop w:val="0"/>
      <w:marBottom w:val="0"/>
      <w:divBdr>
        <w:top w:val="none" w:sz="0" w:space="0" w:color="auto"/>
        <w:left w:val="none" w:sz="0" w:space="0" w:color="auto"/>
        <w:bottom w:val="none" w:sz="0" w:space="0" w:color="auto"/>
        <w:right w:val="none" w:sz="0" w:space="0" w:color="auto"/>
      </w:divBdr>
    </w:div>
    <w:div w:id="62795645">
      <w:marLeft w:val="640"/>
      <w:marRight w:val="0"/>
      <w:marTop w:val="0"/>
      <w:marBottom w:val="0"/>
      <w:divBdr>
        <w:top w:val="none" w:sz="0" w:space="0" w:color="auto"/>
        <w:left w:val="none" w:sz="0" w:space="0" w:color="auto"/>
        <w:bottom w:val="none" w:sz="0" w:space="0" w:color="auto"/>
        <w:right w:val="none" w:sz="0" w:space="0" w:color="auto"/>
      </w:divBdr>
    </w:div>
    <w:div w:id="74087984">
      <w:marLeft w:val="640"/>
      <w:marRight w:val="0"/>
      <w:marTop w:val="0"/>
      <w:marBottom w:val="0"/>
      <w:divBdr>
        <w:top w:val="none" w:sz="0" w:space="0" w:color="auto"/>
        <w:left w:val="none" w:sz="0" w:space="0" w:color="auto"/>
        <w:bottom w:val="none" w:sz="0" w:space="0" w:color="auto"/>
        <w:right w:val="none" w:sz="0" w:space="0" w:color="auto"/>
      </w:divBdr>
    </w:div>
    <w:div w:id="77823765">
      <w:marLeft w:val="640"/>
      <w:marRight w:val="0"/>
      <w:marTop w:val="0"/>
      <w:marBottom w:val="0"/>
      <w:divBdr>
        <w:top w:val="none" w:sz="0" w:space="0" w:color="auto"/>
        <w:left w:val="none" w:sz="0" w:space="0" w:color="auto"/>
        <w:bottom w:val="none" w:sz="0" w:space="0" w:color="auto"/>
        <w:right w:val="none" w:sz="0" w:space="0" w:color="auto"/>
      </w:divBdr>
    </w:div>
    <w:div w:id="78867315">
      <w:marLeft w:val="640"/>
      <w:marRight w:val="0"/>
      <w:marTop w:val="0"/>
      <w:marBottom w:val="0"/>
      <w:divBdr>
        <w:top w:val="none" w:sz="0" w:space="0" w:color="auto"/>
        <w:left w:val="none" w:sz="0" w:space="0" w:color="auto"/>
        <w:bottom w:val="none" w:sz="0" w:space="0" w:color="auto"/>
        <w:right w:val="none" w:sz="0" w:space="0" w:color="auto"/>
      </w:divBdr>
    </w:div>
    <w:div w:id="84152843">
      <w:marLeft w:val="640"/>
      <w:marRight w:val="0"/>
      <w:marTop w:val="0"/>
      <w:marBottom w:val="0"/>
      <w:divBdr>
        <w:top w:val="none" w:sz="0" w:space="0" w:color="auto"/>
        <w:left w:val="none" w:sz="0" w:space="0" w:color="auto"/>
        <w:bottom w:val="none" w:sz="0" w:space="0" w:color="auto"/>
        <w:right w:val="none" w:sz="0" w:space="0" w:color="auto"/>
      </w:divBdr>
    </w:div>
    <w:div w:id="86460827">
      <w:marLeft w:val="640"/>
      <w:marRight w:val="0"/>
      <w:marTop w:val="0"/>
      <w:marBottom w:val="0"/>
      <w:divBdr>
        <w:top w:val="none" w:sz="0" w:space="0" w:color="auto"/>
        <w:left w:val="none" w:sz="0" w:space="0" w:color="auto"/>
        <w:bottom w:val="none" w:sz="0" w:space="0" w:color="auto"/>
        <w:right w:val="none" w:sz="0" w:space="0" w:color="auto"/>
      </w:divBdr>
    </w:div>
    <w:div w:id="86583328">
      <w:marLeft w:val="640"/>
      <w:marRight w:val="0"/>
      <w:marTop w:val="0"/>
      <w:marBottom w:val="0"/>
      <w:divBdr>
        <w:top w:val="none" w:sz="0" w:space="0" w:color="auto"/>
        <w:left w:val="none" w:sz="0" w:space="0" w:color="auto"/>
        <w:bottom w:val="none" w:sz="0" w:space="0" w:color="auto"/>
        <w:right w:val="none" w:sz="0" w:space="0" w:color="auto"/>
      </w:divBdr>
    </w:div>
    <w:div w:id="91367339">
      <w:marLeft w:val="640"/>
      <w:marRight w:val="0"/>
      <w:marTop w:val="0"/>
      <w:marBottom w:val="0"/>
      <w:divBdr>
        <w:top w:val="none" w:sz="0" w:space="0" w:color="auto"/>
        <w:left w:val="none" w:sz="0" w:space="0" w:color="auto"/>
        <w:bottom w:val="none" w:sz="0" w:space="0" w:color="auto"/>
        <w:right w:val="none" w:sz="0" w:space="0" w:color="auto"/>
      </w:divBdr>
    </w:div>
    <w:div w:id="94863210">
      <w:marLeft w:val="640"/>
      <w:marRight w:val="0"/>
      <w:marTop w:val="0"/>
      <w:marBottom w:val="0"/>
      <w:divBdr>
        <w:top w:val="none" w:sz="0" w:space="0" w:color="auto"/>
        <w:left w:val="none" w:sz="0" w:space="0" w:color="auto"/>
        <w:bottom w:val="none" w:sz="0" w:space="0" w:color="auto"/>
        <w:right w:val="none" w:sz="0" w:space="0" w:color="auto"/>
      </w:divBdr>
    </w:div>
    <w:div w:id="98255797">
      <w:marLeft w:val="640"/>
      <w:marRight w:val="0"/>
      <w:marTop w:val="0"/>
      <w:marBottom w:val="0"/>
      <w:divBdr>
        <w:top w:val="none" w:sz="0" w:space="0" w:color="auto"/>
        <w:left w:val="none" w:sz="0" w:space="0" w:color="auto"/>
        <w:bottom w:val="none" w:sz="0" w:space="0" w:color="auto"/>
        <w:right w:val="none" w:sz="0" w:space="0" w:color="auto"/>
      </w:divBdr>
    </w:div>
    <w:div w:id="104620555">
      <w:marLeft w:val="640"/>
      <w:marRight w:val="0"/>
      <w:marTop w:val="0"/>
      <w:marBottom w:val="0"/>
      <w:divBdr>
        <w:top w:val="none" w:sz="0" w:space="0" w:color="auto"/>
        <w:left w:val="none" w:sz="0" w:space="0" w:color="auto"/>
        <w:bottom w:val="none" w:sz="0" w:space="0" w:color="auto"/>
        <w:right w:val="none" w:sz="0" w:space="0" w:color="auto"/>
      </w:divBdr>
    </w:div>
    <w:div w:id="104807538">
      <w:bodyDiv w:val="1"/>
      <w:marLeft w:val="0"/>
      <w:marRight w:val="0"/>
      <w:marTop w:val="0"/>
      <w:marBottom w:val="0"/>
      <w:divBdr>
        <w:top w:val="none" w:sz="0" w:space="0" w:color="auto"/>
        <w:left w:val="none" w:sz="0" w:space="0" w:color="auto"/>
        <w:bottom w:val="none" w:sz="0" w:space="0" w:color="auto"/>
        <w:right w:val="none" w:sz="0" w:space="0" w:color="auto"/>
      </w:divBdr>
      <w:divsChild>
        <w:div w:id="67505058">
          <w:marLeft w:val="640"/>
          <w:marRight w:val="0"/>
          <w:marTop w:val="0"/>
          <w:marBottom w:val="0"/>
          <w:divBdr>
            <w:top w:val="none" w:sz="0" w:space="0" w:color="auto"/>
            <w:left w:val="none" w:sz="0" w:space="0" w:color="auto"/>
            <w:bottom w:val="none" w:sz="0" w:space="0" w:color="auto"/>
            <w:right w:val="none" w:sz="0" w:space="0" w:color="auto"/>
          </w:divBdr>
        </w:div>
        <w:div w:id="91823258">
          <w:marLeft w:val="640"/>
          <w:marRight w:val="0"/>
          <w:marTop w:val="0"/>
          <w:marBottom w:val="0"/>
          <w:divBdr>
            <w:top w:val="none" w:sz="0" w:space="0" w:color="auto"/>
            <w:left w:val="none" w:sz="0" w:space="0" w:color="auto"/>
            <w:bottom w:val="none" w:sz="0" w:space="0" w:color="auto"/>
            <w:right w:val="none" w:sz="0" w:space="0" w:color="auto"/>
          </w:divBdr>
        </w:div>
        <w:div w:id="102959528">
          <w:marLeft w:val="640"/>
          <w:marRight w:val="0"/>
          <w:marTop w:val="0"/>
          <w:marBottom w:val="0"/>
          <w:divBdr>
            <w:top w:val="none" w:sz="0" w:space="0" w:color="auto"/>
            <w:left w:val="none" w:sz="0" w:space="0" w:color="auto"/>
            <w:bottom w:val="none" w:sz="0" w:space="0" w:color="auto"/>
            <w:right w:val="none" w:sz="0" w:space="0" w:color="auto"/>
          </w:divBdr>
        </w:div>
        <w:div w:id="119346460">
          <w:marLeft w:val="640"/>
          <w:marRight w:val="0"/>
          <w:marTop w:val="0"/>
          <w:marBottom w:val="0"/>
          <w:divBdr>
            <w:top w:val="none" w:sz="0" w:space="0" w:color="auto"/>
            <w:left w:val="none" w:sz="0" w:space="0" w:color="auto"/>
            <w:bottom w:val="none" w:sz="0" w:space="0" w:color="auto"/>
            <w:right w:val="none" w:sz="0" w:space="0" w:color="auto"/>
          </w:divBdr>
        </w:div>
        <w:div w:id="127819600">
          <w:marLeft w:val="640"/>
          <w:marRight w:val="0"/>
          <w:marTop w:val="0"/>
          <w:marBottom w:val="0"/>
          <w:divBdr>
            <w:top w:val="none" w:sz="0" w:space="0" w:color="auto"/>
            <w:left w:val="none" w:sz="0" w:space="0" w:color="auto"/>
            <w:bottom w:val="none" w:sz="0" w:space="0" w:color="auto"/>
            <w:right w:val="none" w:sz="0" w:space="0" w:color="auto"/>
          </w:divBdr>
        </w:div>
        <w:div w:id="141390725">
          <w:marLeft w:val="640"/>
          <w:marRight w:val="0"/>
          <w:marTop w:val="0"/>
          <w:marBottom w:val="0"/>
          <w:divBdr>
            <w:top w:val="none" w:sz="0" w:space="0" w:color="auto"/>
            <w:left w:val="none" w:sz="0" w:space="0" w:color="auto"/>
            <w:bottom w:val="none" w:sz="0" w:space="0" w:color="auto"/>
            <w:right w:val="none" w:sz="0" w:space="0" w:color="auto"/>
          </w:divBdr>
        </w:div>
        <w:div w:id="215971271">
          <w:marLeft w:val="640"/>
          <w:marRight w:val="0"/>
          <w:marTop w:val="0"/>
          <w:marBottom w:val="0"/>
          <w:divBdr>
            <w:top w:val="none" w:sz="0" w:space="0" w:color="auto"/>
            <w:left w:val="none" w:sz="0" w:space="0" w:color="auto"/>
            <w:bottom w:val="none" w:sz="0" w:space="0" w:color="auto"/>
            <w:right w:val="none" w:sz="0" w:space="0" w:color="auto"/>
          </w:divBdr>
        </w:div>
        <w:div w:id="254287519">
          <w:marLeft w:val="640"/>
          <w:marRight w:val="0"/>
          <w:marTop w:val="0"/>
          <w:marBottom w:val="0"/>
          <w:divBdr>
            <w:top w:val="none" w:sz="0" w:space="0" w:color="auto"/>
            <w:left w:val="none" w:sz="0" w:space="0" w:color="auto"/>
            <w:bottom w:val="none" w:sz="0" w:space="0" w:color="auto"/>
            <w:right w:val="none" w:sz="0" w:space="0" w:color="auto"/>
          </w:divBdr>
        </w:div>
        <w:div w:id="256788294">
          <w:marLeft w:val="640"/>
          <w:marRight w:val="0"/>
          <w:marTop w:val="0"/>
          <w:marBottom w:val="0"/>
          <w:divBdr>
            <w:top w:val="none" w:sz="0" w:space="0" w:color="auto"/>
            <w:left w:val="none" w:sz="0" w:space="0" w:color="auto"/>
            <w:bottom w:val="none" w:sz="0" w:space="0" w:color="auto"/>
            <w:right w:val="none" w:sz="0" w:space="0" w:color="auto"/>
          </w:divBdr>
        </w:div>
        <w:div w:id="265387810">
          <w:marLeft w:val="640"/>
          <w:marRight w:val="0"/>
          <w:marTop w:val="0"/>
          <w:marBottom w:val="0"/>
          <w:divBdr>
            <w:top w:val="none" w:sz="0" w:space="0" w:color="auto"/>
            <w:left w:val="none" w:sz="0" w:space="0" w:color="auto"/>
            <w:bottom w:val="none" w:sz="0" w:space="0" w:color="auto"/>
            <w:right w:val="none" w:sz="0" w:space="0" w:color="auto"/>
          </w:divBdr>
        </w:div>
        <w:div w:id="319425804">
          <w:marLeft w:val="640"/>
          <w:marRight w:val="0"/>
          <w:marTop w:val="0"/>
          <w:marBottom w:val="0"/>
          <w:divBdr>
            <w:top w:val="none" w:sz="0" w:space="0" w:color="auto"/>
            <w:left w:val="none" w:sz="0" w:space="0" w:color="auto"/>
            <w:bottom w:val="none" w:sz="0" w:space="0" w:color="auto"/>
            <w:right w:val="none" w:sz="0" w:space="0" w:color="auto"/>
          </w:divBdr>
        </w:div>
        <w:div w:id="343754027">
          <w:marLeft w:val="640"/>
          <w:marRight w:val="0"/>
          <w:marTop w:val="0"/>
          <w:marBottom w:val="0"/>
          <w:divBdr>
            <w:top w:val="none" w:sz="0" w:space="0" w:color="auto"/>
            <w:left w:val="none" w:sz="0" w:space="0" w:color="auto"/>
            <w:bottom w:val="none" w:sz="0" w:space="0" w:color="auto"/>
            <w:right w:val="none" w:sz="0" w:space="0" w:color="auto"/>
          </w:divBdr>
        </w:div>
        <w:div w:id="367878916">
          <w:marLeft w:val="640"/>
          <w:marRight w:val="0"/>
          <w:marTop w:val="0"/>
          <w:marBottom w:val="0"/>
          <w:divBdr>
            <w:top w:val="none" w:sz="0" w:space="0" w:color="auto"/>
            <w:left w:val="none" w:sz="0" w:space="0" w:color="auto"/>
            <w:bottom w:val="none" w:sz="0" w:space="0" w:color="auto"/>
            <w:right w:val="none" w:sz="0" w:space="0" w:color="auto"/>
          </w:divBdr>
        </w:div>
        <w:div w:id="386032421">
          <w:marLeft w:val="640"/>
          <w:marRight w:val="0"/>
          <w:marTop w:val="0"/>
          <w:marBottom w:val="0"/>
          <w:divBdr>
            <w:top w:val="none" w:sz="0" w:space="0" w:color="auto"/>
            <w:left w:val="none" w:sz="0" w:space="0" w:color="auto"/>
            <w:bottom w:val="none" w:sz="0" w:space="0" w:color="auto"/>
            <w:right w:val="none" w:sz="0" w:space="0" w:color="auto"/>
          </w:divBdr>
        </w:div>
        <w:div w:id="487670568">
          <w:marLeft w:val="640"/>
          <w:marRight w:val="0"/>
          <w:marTop w:val="0"/>
          <w:marBottom w:val="0"/>
          <w:divBdr>
            <w:top w:val="none" w:sz="0" w:space="0" w:color="auto"/>
            <w:left w:val="none" w:sz="0" w:space="0" w:color="auto"/>
            <w:bottom w:val="none" w:sz="0" w:space="0" w:color="auto"/>
            <w:right w:val="none" w:sz="0" w:space="0" w:color="auto"/>
          </w:divBdr>
        </w:div>
        <w:div w:id="503015417">
          <w:marLeft w:val="640"/>
          <w:marRight w:val="0"/>
          <w:marTop w:val="0"/>
          <w:marBottom w:val="0"/>
          <w:divBdr>
            <w:top w:val="none" w:sz="0" w:space="0" w:color="auto"/>
            <w:left w:val="none" w:sz="0" w:space="0" w:color="auto"/>
            <w:bottom w:val="none" w:sz="0" w:space="0" w:color="auto"/>
            <w:right w:val="none" w:sz="0" w:space="0" w:color="auto"/>
          </w:divBdr>
        </w:div>
        <w:div w:id="510754232">
          <w:marLeft w:val="640"/>
          <w:marRight w:val="0"/>
          <w:marTop w:val="0"/>
          <w:marBottom w:val="0"/>
          <w:divBdr>
            <w:top w:val="none" w:sz="0" w:space="0" w:color="auto"/>
            <w:left w:val="none" w:sz="0" w:space="0" w:color="auto"/>
            <w:bottom w:val="none" w:sz="0" w:space="0" w:color="auto"/>
            <w:right w:val="none" w:sz="0" w:space="0" w:color="auto"/>
          </w:divBdr>
        </w:div>
        <w:div w:id="659385986">
          <w:marLeft w:val="640"/>
          <w:marRight w:val="0"/>
          <w:marTop w:val="0"/>
          <w:marBottom w:val="0"/>
          <w:divBdr>
            <w:top w:val="none" w:sz="0" w:space="0" w:color="auto"/>
            <w:left w:val="none" w:sz="0" w:space="0" w:color="auto"/>
            <w:bottom w:val="none" w:sz="0" w:space="0" w:color="auto"/>
            <w:right w:val="none" w:sz="0" w:space="0" w:color="auto"/>
          </w:divBdr>
        </w:div>
        <w:div w:id="802036946">
          <w:marLeft w:val="640"/>
          <w:marRight w:val="0"/>
          <w:marTop w:val="0"/>
          <w:marBottom w:val="0"/>
          <w:divBdr>
            <w:top w:val="none" w:sz="0" w:space="0" w:color="auto"/>
            <w:left w:val="none" w:sz="0" w:space="0" w:color="auto"/>
            <w:bottom w:val="none" w:sz="0" w:space="0" w:color="auto"/>
            <w:right w:val="none" w:sz="0" w:space="0" w:color="auto"/>
          </w:divBdr>
        </w:div>
        <w:div w:id="808978956">
          <w:marLeft w:val="640"/>
          <w:marRight w:val="0"/>
          <w:marTop w:val="0"/>
          <w:marBottom w:val="0"/>
          <w:divBdr>
            <w:top w:val="none" w:sz="0" w:space="0" w:color="auto"/>
            <w:left w:val="none" w:sz="0" w:space="0" w:color="auto"/>
            <w:bottom w:val="none" w:sz="0" w:space="0" w:color="auto"/>
            <w:right w:val="none" w:sz="0" w:space="0" w:color="auto"/>
          </w:divBdr>
        </w:div>
        <w:div w:id="814219720">
          <w:marLeft w:val="640"/>
          <w:marRight w:val="0"/>
          <w:marTop w:val="0"/>
          <w:marBottom w:val="0"/>
          <w:divBdr>
            <w:top w:val="none" w:sz="0" w:space="0" w:color="auto"/>
            <w:left w:val="none" w:sz="0" w:space="0" w:color="auto"/>
            <w:bottom w:val="none" w:sz="0" w:space="0" w:color="auto"/>
            <w:right w:val="none" w:sz="0" w:space="0" w:color="auto"/>
          </w:divBdr>
        </w:div>
        <w:div w:id="976301652">
          <w:marLeft w:val="640"/>
          <w:marRight w:val="0"/>
          <w:marTop w:val="0"/>
          <w:marBottom w:val="0"/>
          <w:divBdr>
            <w:top w:val="none" w:sz="0" w:space="0" w:color="auto"/>
            <w:left w:val="none" w:sz="0" w:space="0" w:color="auto"/>
            <w:bottom w:val="none" w:sz="0" w:space="0" w:color="auto"/>
            <w:right w:val="none" w:sz="0" w:space="0" w:color="auto"/>
          </w:divBdr>
        </w:div>
        <w:div w:id="979267329">
          <w:marLeft w:val="640"/>
          <w:marRight w:val="0"/>
          <w:marTop w:val="0"/>
          <w:marBottom w:val="0"/>
          <w:divBdr>
            <w:top w:val="none" w:sz="0" w:space="0" w:color="auto"/>
            <w:left w:val="none" w:sz="0" w:space="0" w:color="auto"/>
            <w:bottom w:val="none" w:sz="0" w:space="0" w:color="auto"/>
            <w:right w:val="none" w:sz="0" w:space="0" w:color="auto"/>
          </w:divBdr>
        </w:div>
        <w:div w:id="989215072">
          <w:marLeft w:val="640"/>
          <w:marRight w:val="0"/>
          <w:marTop w:val="0"/>
          <w:marBottom w:val="0"/>
          <w:divBdr>
            <w:top w:val="none" w:sz="0" w:space="0" w:color="auto"/>
            <w:left w:val="none" w:sz="0" w:space="0" w:color="auto"/>
            <w:bottom w:val="none" w:sz="0" w:space="0" w:color="auto"/>
            <w:right w:val="none" w:sz="0" w:space="0" w:color="auto"/>
          </w:divBdr>
        </w:div>
        <w:div w:id="998919161">
          <w:marLeft w:val="640"/>
          <w:marRight w:val="0"/>
          <w:marTop w:val="0"/>
          <w:marBottom w:val="0"/>
          <w:divBdr>
            <w:top w:val="none" w:sz="0" w:space="0" w:color="auto"/>
            <w:left w:val="none" w:sz="0" w:space="0" w:color="auto"/>
            <w:bottom w:val="none" w:sz="0" w:space="0" w:color="auto"/>
            <w:right w:val="none" w:sz="0" w:space="0" w:color="auto"/>
          </w:divBdr>
        </w:div>
        <w:div w:id="1026756756">
          <w:marLeft w:val="640"/>
          <w:marRight w:val="0"/>
          <w:marTop w:val="0"/>
          <w:marBottom w:val="0"/>
          <w:divBdr>
            <w:top w:val="none" w:sz="0" w:space="0" w:color="auto"/>
            <w:left w:val="none" w:sz="0" w:space="0" w:color="auto"/>
            <w:bottom w:val="none" w:sz="0" w:space="0" w:color="auto"/>
            <w:right w:val="none" w:sz="0" w:space="0" w:color="auto"/>
          </w:divBdr>
        </w:div>
        <w:div w:id="1068574640">
          <w:marLeft w:val="640"/>
          <w:marRight w:val="0"/>
          <w:marTop w:val="0"/>
          <w:marBottom w:val="0"/>
          <w:divBdr>
            <w:top w:val="none" w:sz="0" w:space="0" w:color="auto"/>
            <w:left w:val="none" w:sz="0" w:space="0" w:color="auto"/>
            <w:bottom w:val="none" w:sz="0" w:space="0" w:color="auto"/>
            <w:right w:val="none" w:sz="0" w:space="0" w:color="auto"/>
          </w:divBdr>
        </w:div>
        <w:div w:id="1109932590">
          <w:marLeft w:val="640"/>
          <w:marRight w:val="0"/>
          <w:marTop w:val="0"/>
          <w:marBottom w:val="0"/>
          <w:divBdr>
            <w:top w:val="none" w:sz="0" w:space="0" w:color="auto"/>
            <w:left w:val="none" w:sz="0" w:space="0" w:color="auto"/>
            <w:bottom w:val="none" w:sz="0" w:space="0" w:color="auto"/>
            <w:right w:val="none" w:sz="0" w:space="0" w:color="auto"/>
          </w:divBdr>
        </w:div>
        <w:div w:id="1112478457">
          <w:marLeft w:val="640"/>
          <w:marRight w:val="0"/>
          <w:marTop w:val="0"/>
          <w:marBottom w:val="0"/>
          <w:divBdr>
            <w:top w:val="none" w:sz="0" w:space="0" w:color="auto"/>
            <w:left w:val="none" w:sz="0" w:space="0" w:color="auto"/>
            <w:bottom w:val="none" w:sz="0" w:space="0" w:color="auto"/>
            <w:right w:val="none" w:sz="0" w:space="0" w:color="auto"/>
          </w:divBdr>
        </w:div>
        <w:div w:id="1267232639">
          <w:marLeft w:val="640"/>
          <w:marRight w:val="0"/>
          <w:marTop w:val="0"/>
          <w:marBottom w:val="0"/>
          <w:divBdr>
            <w:top w:val="none" w:sz="0" w:space="0" w:color="auto"/>
            <w:left w:val="none" w:sz="0" w:space="0" w:color="auto"/>
            <w:bottom w:val="none" w:sz="0" w:space="0" w:color="auto"/>
            <w:right w:val="none" w:sz="0" w:space="0" w:color="auto"/>
          </w:divBdr>
        </w:div>
        <w:div w:id="1292712263">
          <w:marLeft w:val="640"/>
          <w:marRight w:val="0"/>
          <w:marTop w:val="0"/>
          <w:marBottom w:val="0"/>
          <w:divBdr>
            <w:top w:val="none" w:sz="0" w:space="0" w:color="auto"/>
            <w:left w:val="none" w:sz="0" w:space="0" w:color="auto"/>
            <w:bottom w:val="none" w:sz="0" w:space="0" w:color="auto"/>
            <w:right w:val="none" w:sz="0" w:space="0" w:color="auto"/>
          </w:divBdr>
        </w:div>
        <w:div w:id="1350716590">
          <w:marLeft w:val="640"/>
          <w:marRight w:val="0"/>
          <w:marTop w:val="0"/>
          <w:marBottom w:val="0"/>
          <w:divBdr>
            <w:top w:val="none" w:sz="0" w:space="0" w:color="auto"/>
            <w:left w:val="none" w:sz="0" w:space="0" w:color="auto"/>
            <w:bottom w:val="none" w:sz="0" w:space="0" w:color="auto"/>
            <w:right w:val="none" w:sz="0" w:space="0" w:color="auto"/>
          </w:divBdr>
        </w:div>
        <w:div w:id="1355427018">
          <w:marLeft w:val="640"/>
          <w:marRight w:val="0"/>
          <w:marTop w:val="0"/>
          <w:marBottom w:val="0"/>
          <w:divBdr>
            <w:top w:val="none" w:sz="0" w:space="0" w:color="auto"/>
            <w:left w:val="none" w:sz="0" w:space="0" w:color="auto"/>
            <w:bottom w:val="none" w:sz="0" w:space="0" w:color="auto"/>
            <w:right w:val="none" w:sz="0" w:space="0" w:color="auto"/>
          </w:divBdr>
        </w:div>
        <w:div w:id="1372997263">
          <w:marLeft w:val="640"/>
          <w:marRight w:val="0"/>
          <w:marTop w:val="0"/>
          <w:marBottom w:val="0"/>
          <w:divBdr>
            <w:top w:val="none" w:sz="0" w:space="0" w:color="auto"/>
            <w:left w:val="none" w:sz="0" w:space="0" w:color="auto"/>
            <w:bottom w:val="none" w:sz="0" w:space="0" w:color="auto"/>
            <w:right w:val="none" w:sz="0" w:space="0" w:color="auto"/>
          </w:divBdr>
        </w:div>
        <w:div w:id="1422794572">
          <w:marLeft w:val="640"/>
          <w:marRight w:val="0"/>
          <w:marTop w:val="0"/>
          <w:marBottom w:val="0"/>
          <w:divBdr>
            <w:top w:val="none" w:sz="0" w:space="0" w:color="auto"/>
            <w:left w:val="none" w:sz="0" w:space="0" w:color="auto"/>
            <w:bottom w:val="none" w:sz="0" w:space="0" w:color="auto"/>
            <w:right w:val="none" w:sz="0" w:space="0" w:color="auto"/>
          </w:divBdr>
        </w:div>
        <w:div w:id="1448162519">
          <w:marLeft w:val="640"/>
          <w:marRight w:val="0"/>
          <w:marTop w:val="0"/>
          <w:marBottom w:val="0"/>
          <w:divBdr>
            <w:top w:val="none" w:sz="0" w:space="0" w:color="auto"/>
            <w:left w:val="none" w:sz="0" w:space="0" w:color="auto"/>
            <w:bottom w:val="none" w:sz="0" w:space="0" w:color="auto"/>
            <w:right w:val="none" w:sz="0" w:space="0" w:color="auto"/>
          </w:divBdr>
        </w:div>
        <w:div w:id="1498689347">
          <w:marLeft w:val="640"/>
          <w:marRight w:val="0"/>
          <w:marTop w:val="0"/>
          <w:marBottom w:val="0"/>
          <w:divBdr>
            <w:top w:val="none" w:sz="0" w:space="0" w:color="auto"/>
            <w:left w:val="none" w:sz="0" w:space="0" w:color="auto"/>
            <w:bottom w:val="none" w:sz="0" w:space="0" w:color="auto"/>
            <w:right w:val="none" w:sz="0" w:space="0" w:color="auto"/>
          </w:divBdr>
        </w:div>
        <w:div w:id="1502041056">
          <w:marLeft w:val="640"/>
          <w:marRight w:val="0"/>
          <w:marTop w:val="0"/>
          <w:marBottom w:val="0"/>
          <w:divBdr>
            <w:top w:val="none" w:sz="0" w:space="0" w:color="auto"/>
            <w:left w:val="none" w:sz="0" w:space="0" w:color="auto"/>
            <w:bottom w:val="none" w:sz="0" w:space="0" w:color="auto"/>
            <w:right w:val="none" w:sz="0" w:space="0" w:color="auto"/>
          </w:divBdr>
        </w:div>
        <w:div w:id="1529634603">
          <w:marLeft w:val="640"/>
          <w:marRight w:val="0"/>
          <w:marTop w:val="0"/>
          <w:marBottom w:val="0"/>
          <w:divBdr>
            <w:top w:val="none" w:sz="0" w:space="0" w:color="auto"/>
            <w:left w:val="none" w:sz="0" w:space="0" w:color="auto"/>
            <w:bottom w:val="none" w:sz="0" w:space="0" w:color="auto"/>
            <w:right w:val="none" w:sz="0" w:space="0" w:color="auto"/>
          </w:divBdr>
        </w:div>
        <w:div w:id="1558665349">
          <w:marLeft w:val="640"/>
          <w:marRight w:val="0"/>
          <w:marTop w:val="0"/>
          <w:marBottom w:val="0"/>
          <w:divBdr>
            <w:top w:val="none" w:sz="0" w:space="0" w:color="auto"/>
            <w:left w:val="none" w:sz="0" w:space="0" w:color="auto"/>
            <w:bottom w:val="none" w:sz="0" w:space="0" w:color="auto"/>
            <w:right w:val="none" w:sz="0" w:space="0" w:color="auto"/>
          </w:divBdr>
        </w:div>
        <w:div w:id="1674603380">
          <w:marLeft w:val="640"/>
          <w:marRight w:val="0"/>
          <w:marTop w:val="0"/>
          <w:marBottom w:val="0"/>
          <w:divBdr>
            <w:top w:val="none" w:sz="0" w:space="0" w:color="auto"/>
            <w:left w:val="none" w:sz="0" w:space="0" w:color="auto"/>
            <w:bottom w:val="none" w:sz="0" w:space="0" w:color="auto"/>
            <w:right w:val="none" w:sz="0" w:space="0" w:color="auto"/>
          </w:divBdr>
        </w:div>
        <w:div w:id="1677003195">
          <w:marLeft w:val="640"/>
          <w:marRight w:val="0"/>
          <w:marTop w:val="0"/>
          <w:marBottom w:val="0"/>
          <w:divBdr>
            <w:top w:val="none" w:sz="0" w:space="0" w:color="auto"/>
            <w:left w:val="none" w:sz="0" w:space="0" w:color="auto"/>
            <w:bottom w:val="none" w:sz="0" w:space="0" w:color="auto"/>
            <w:right w:val="none" w:sz="0" w:space="0" w:color="auto"/>
          </w:divBdr>
        </w:div>
        <w:div w:id="1696345310">
          <w:marLeft w:val="640"/>
          <w:marRight w:val="0"/>
          <w:marTop w:val="0"/>
          <w:marBottom w:val="0"/>
          <w:divBdr>
            <w:top w:val="none" w:sz="0" w:space="0" w:color="auto"/>
            <w:left w:val="none" w:sz="0" w:space="0" w:color="auto"/>
            <w:bottom w:val="none" w:sz="0" w:space="0" w:color="auto"/>
            <w:right w:val="none" w:sz="0" w:space="0" w:color="auto"/>
          </w:divBdr>
        </w:div>
        <w:div w:id="1701542325">
          <w:marLeft w:val="640"/>
          <w:marRight w:val="0"/>
          <w:marTop w:val="0"/>
          <w:marBottom w:val="0"/>
          <w:divBdr>
            <w:top w:val="none" w:sz="0" w:space="0" w:color="auto"/>
            <w:left w:val="none" w:sz="0" w:space="0" w:color="auto"/>
            <w:bottom w:val="none" w:sz="0" w:space="0" w:color="auto"/>
            <w:right w:val="none" w:sz="0" w:space="0" w:color="auto"/>
          </w:divBdr>
        </w:div>
        <w:div w:id="1702316230">
          <w:marLeft w:val="640"/>
          <w:marRight w:val="0"/>
          <w:marTop w:val="0"/>
          <w:marBottom w:val="0"/>
          <w:divBdr>
            <w:top w:val="none" w:sz="0" w:space="0" w:color="auto"/>
            <w:left w:val="none" w:sz="0" w:space="0" w:color="auto"/>
            <w:bottom w:val="none" w:sz="0" w:space="0" w:color="auto"/>
            <w:right w:val="none" w:sz="0" w:space="0" w:color="auto"/>
          </w:divBdr>
        </w:div>
        <w:div w:id="1717778965">
          <w:marLeft w:val="640"/>
          <w:marRight w:val="0"/>
          <w:marTop w:val="0"/>
          <w:marBottom w:val="0"/>
          <w:divBdr>
            <w:top w:val="none" w:sz="0" w:space="0" w:color="auto"/>
            <w:left w:val="none" w:sz="0" w:space="0" w:color="auto"/>
            <w:bottom w:val="none" w:sz="0" w:space="0" w:color="auto"/>
            <w:right w:val="none" w:sz="0" w:space="0" w:color="auto"/>
          </w:divBdr>
        </w:div>
        <w:div w:id="1724597760">
          <w:marLeft w:val="640"/>
          <w:marRight w:val="0"/>
          <w:marTop w:val="0"/>
          <w:marBottom w:val="0"/>
          <w:divBdr>
            <w:top w:val="none" w:sz="0" w:space="0" w:color="auto"/>
            <w:left w:val="none" w:sz="0" w:space="0" w:color="auto"/>
            <w:bottom w:val="none" w:sz="0" w:space="0" w:color="auto"/>
            <w:right w:val="none" w:sz="0" w:space="0" w:color="auto"/>
          </w:divBdr>
        </w:div>
        <w:div w:id="1744984784">
          <w:marLeft w:val="640"/>
          <w:marRight w:val="0"/>
          <w:marTop w:val="0"/>
          <w:marBottom w:val="0"/>
          <w:divBdr>
            <w:top w:val="none" w:sz="0" w:space="0" w:color="auto"/>
            <w:left w:val="none" w:sz="0" w:space="0" w:color="auto"/>
            <w:bottom w:val="none" w:sz="0" w:space="0" w:color="auto"/>
            <w:right w:val="none" w:sz="0" w:space="0" w:color="auto"/>
          </w:divBdr>
        </w:div>
        <w:div w:id="1748920384">
          <w:marLeft w:val="640"/>
          <w:marRight w:val="0"/>
          <w:marTop w:val="0"/>
          <w:marBottom w:val="0"/>
          <w:divBdr>
            <w:top w:val="none" w:sz="0" w:space="0" w:color="auto"/>
            <w:left w:val="none" w:sz="0" w:space="0" w:color="auto"/>
            <w:bottom w:val="none" w:sz="0" w:space="0" w:color="auto"/>
            <w:right w:val="none" w:sz="0" w:space="0" w:color="auto"/>
          </w:divBdr>
        </w:div>
        <w:div w:id="1756973225">
          <w:marLeft w:val="640"/>
          <w:marRight w:val="0"/>
          <w:marTop w:val="0"/>
          <w:marBottom w:val="0"/>
          <w:divBdr>
            <w:top w:val="none" w:sz="0" w:space="0" w:color="auto"/>
            <w:left w:val="none" w:sz="0" w:space="0" w:color="auto"/>
            <w:bottom w:val="none" w:sz="0" w:space="0" w:color="auto"/>
            <w:right w:val="none" w:sz="0" w:space="0" w:color="auto"/>
          </w:divBdr>
        </w:div>
        <w:div w:id="1759132546">
          <w:marLeft w:val="640"/>
          <w:marRight w:val="0"/>
          <w:marTop w:val="0"/>
          <w:marBottom w:val="0"/>
          <w:divBdr>
            <w:top w:val="none" w:sz="0" w:space="0" w:color="auto"/>
            <w:left w:val="none" w:sz="0" w:space="0" w:color="auto"/>
            <w:bottom w:val="none" w:sz="0" w:space="0" w:color="auto"/>
            <w:right w:val="none" w:sz="0" w:space="0" w:color="auto"/>
          </w:divBdr>
        </w:div>
        <w:div w:id="1760445109">
          <w:marLeft w:val="640"/>
          <w:marRight w:val="0"/>
          <w:marTop w:val="0"/>
          <w:marBottom w:val="0"/>
          <w:divBdr>
            <w:top w:val="none" w:sz="0" w:space="0" w:color="auto"/>
            <w:left w:val="none" w:sz="0" w:space="0" w:color="auto"/>
            <w:bottom w:val="none" w:sz="0" w:space="0" w:color="auto"/>
            <w:right w:val="none" w:sz="0" w:space="0" w:color="auto"/>
          </w:divBdr>
        </w:div>
        <w:div w:id="1821074402">
          <w:marLeft w:val="640"/>
          <w:marRight w:val="0"/>
          <w:marTop w:val="0"/>
          <w:marBottom w:val="0"/>
          <w:divBdr>
            <w:top w:val="none" w:sz="0" w:space="0" w:color="auto"/>
            <w:left w:val="none" w:sz="0" w:space="0" w:color="auto"/>
            <w:bottom w:val="none" w:sz="0" w:space="0" w:color="auto"/>
            <w:right w:val="none" w:sz="0" w:space="0" w:color="auto"/>
          </w:divBdr>
        </w:div>
        <w:div w:id="1945068763">
          <w:marLeft w:val="640"/>
          <w:marRight w:val="0"/>
          <w:marTop w:val="0"/>
          <w:marBottom w:val="0"/>
          <w:divBdr>
            <w:top w:val="none" w:sz="0" w:space="0" w:color="auto"/>
            <w:left w:val="none" w:sz="0" w:space="0" w:color="auto"/>
            <w:bottom w:val="none" w:sz="0" w:space="0" w:color="auto"/>
            <w:right w:val="none" w:sz="0" w:space="0" w:color="auto"/>
          </w:divBdr>
        </w:div>
        <w:div w:id="1968001163">
          <w:marLeft w:val="640"/>
          <w:marRight w:val="0"/>
          <w:marTop w:val="0"/>
          <w:marBottom w:val="0"/>
          <w:divBdr>
            <w:top w:val="none" w:sz="0" w:space="0" w:color="auto"/>
            <w:left w:val="none" w:sz="0" w:space="0" w:color="auto"/>
            <w:bottom w:val="none" w:sz="0" w:space="0" w:color="auto"/>
            <w:right w:val="none" w:sz="0" w:space="0" w:color="auto"/>
          </w:divBdr>
        </w:div>
        <w:div w:id="1988197605">
          <w:marLeft w:val="640"/>
          <w:marRight w:val="0"/>
          <w:marTop w:val="0"/>
          <w:marBottom w:val="0"/>
          <w:divBdr>
            <w:top w:val="none" w:sz="0" w:space="0" w:color="auto"/>
            <w:left w:val="none" w:sz="0" w:space="0" w:color="auto"/>
            <w:bottom w:val="none" w:sz="0" w:space="0" w:color="auto"/>
            <w:right w:val="none" w:sz="0" w:space="0" w:color="auto"/>
          </w:divBdr>
        </w:div>
        <w:div w:id="1991710656">
          <w:marLeft w:val="640"/>
          <w:marRight w:val="0"/>
          <w:marTop w:val="0"/>
          <w:marBottom w:val="0"/>
          <w:divBdr>
            <w:top w:val="none" w:sz="0" w:space="0" w:color="auto"/>
            <w:left w:val="none" w:sz="0" w:space="0" w:color="auto"/>
            <w:bottom w:val="none" w:sz="0" w:space="0" w:color="auto"/>
            <w:right w:val="none" w:sz="0" w:space="0" w:color="auto"/>
          </w:divBdr>
        </w:div>
        <w:div w:id="1996714959">
          <w:marLeft w:val="640"/>
          <w:marRight w:val="0"/>
          <w:marTop w:val="0"/>
          <w:marBottom w:val="0"/>
          <w:divBdr>
            <w:top w:val="none" w:sz="0" w:space="0" w:color="auto"/>
            <w:left w:val="none" w:sz="0" w:space="0" w:color="auto"/>
            <w:bottom w:val="none" w:sz="0" w:space="0" w:color="auto"/>
            <w:right w:val="none" w:sz="0" w:space="0" w:color="auto"/>
          </w:divBdr>
        </w:div>
        <w:div w:id="2024163173">
          <w:marLeft w:val="640"/>
          <w:marRight w:val="0"/>
          <w:marTop w:val="0"/>
          <w:marBottom w:val="0"/>
          <w:divBdr>
            <w:top w:val="none" w:sz="0" w:space="0" w:color="auto"/>
            <w:left w:val="none" w:sz="0" w:space="0" w:color="auto"/>
            <w:bottom w:val="none" w:sz="0" w:space="0" w:color="auto"/>
            <w:right w:val="none" w:sz="0" w:space="0" w:color="auto"/>
          </w:divBdr>
        </w:div>
        <w:div w:id="2080056836">
          <w:marLeft w:val="640"/>
          <w:marRight w:val="0"/>
          <w:marTop w:val="0"/>
          <w:marBottom w:val="0"/>
          <w:divBdr>
            <w:top w:val="none" w:sz="0" w:space="0" w:color="auto"/>
            <w:left w:val="none" w:sz="0" w:space="0" w:color="auto"/>
            <w:bottom w:val="none" w:sz="0" w:space="0" w:color="auto"/>
            <w:right w:val="none" w:sz="0" w:space="0" w:color="auto"/>
          </w:divBdr>
        </w:div>
        <w:div w:id="2084989084">
          <w:marLeft w:val="640"/>
          <w:marRight w:val="0"/>
          <w:marTop w:val="0"/>
          <w:marBottom w:val="0"/>
          <w:divBdr>
            <w:top w:val="none" w:sz="0" w:space="0" w:color="auto"/>
            <w:left w:val="none" w:sz="0" w:space="0" w:color="auto"/>
            <w:bottom w:val="none" w:sz="0" w:space="0" w:color="auto"/>
            <w:right w:val="none" w:sz="0" w:space="0" w:color="auto"/>
          </w:divBdr>
        </w:div>
        <w:div w:id="2125420835">
          <w:marLeft w:val="640"/>
          <w:marRight w:val="0"/>
          <w:marTop w:val="0"/>
          <w:marBottom w:val="0"/>
          <w:divBdr>
            <w:top w:val="none" w:sz="0" w:space="0" w:color="auto"/>
            <w:left w:val="none" w:sz="0" w:space="0" w:color="auto"/>
            <w:bottom w:val="none" w:sz="0" w:space="0" w:color="auto"/>
            <w:right w:val="none" w:sz="0" w:space="0" w:color="auto"/>
          </w:divBdr>
        </w:div>
        <w:div w:id="2134908687">
          <w:marLeft w:val="640"/>
          <w:marRight w:val="0"/>
          <w:marTop w:val="0"/>
          <w:marBottom w:val="0"/>
          <w:divBdr>
            <w:top w:val="none" w:sz="0" w:space="0" w:color="auto"/>
            <w:left w:val="none" w:sz="0" w:space="0" w:color="auto"/>
            <w:bottom w:val="none" w:sz="0" w:space="0" w:color="auto"/>
            <w:right w:val="none" w:sz="0" w:space="0" w:color="auto"/>
          </w:divBdr>
        </w:div>
      </w:divsChild>
    </w:div>
    <w:div w:id="105657625">
      <w:marLeft w:val="640"/>
      <w:marRight w:val="0"/>
      <w:marTop w:val="0"/>
      <w:marBottom w:val="0"/>
      <w:divBdr>
        <w:top w:val="none" w:sz="0" w:space="0" w:color="auto"/>
        <w:left w:val="none" w:sz="0" w:space="0" w:color="auto"/>
        <w:bottom w:val="none" w:sz="0" w:space="0" w:color="auto"/>
        <w:right w:val="none" w:sz="0" w:space="0" w:color="auto"/>
      </w:divBdr>
    </w:div>
    <w:div w:id="105662147">
      <w:marLeft w:val="640"/>
      <w:marRight w:val="0"/>
      <w:marTop w:val="0"/>
      <w:marBottom w:val="0"/>
      <w:divBdr>
        <w:top w:val="none" w:sz="0" w:space="0" w:color="auto"/>
        <w:left w:val="none" w:sz="0" w:space="0" w:color="auto"/>
        <w:bottom w:val="none" w:sz="0" w:space="0" w:color="auto"/>
        <w:right w:val="none" w:sz="0" w:space="0" w:color="auto"/>
      </w:divBdr>
    </w:div>
    <w:div w:id="106705642">
      <w:marLeft w:val="640"/>
      <w:marRight w:val="0"/>
      <w:marTop w:val="0"/>
      <w:marBottom w:val="0"/>
      <w:divBdr>
        <w:top w:val="none" w:sz="0" w:space="0" w:color="auto"/>
        <w:left w:val="none" w:sz="0" w:space="0" w:color="auto"/>
        <w:bottom w:val="none" w:sz="0" w:space="0" w:color="auto"/>
        <w:right w:val="none" w:sz="0" w:space="0" w:color="auto"/>
      </w:divBdr>
    </w:div>
    <w:div w:id="113065147">
      <w:marLeft w:val="640"/>
      <w:marRight w:val="0"/>
      <w:marTop w:val="0"/>
      <w:marBottom w:val="0"/>
      <w:divBdr>
        <w:top w:val="none" w:sz="0" w:space="0" w:color="auto"/>
        <w:left w:val="none" w:sz="0" w:space="0" w:color="auto"/>
        <w:bottom w:val="none" w:sz="0" w:space="0" w:color="auto"/>
        <w:right w:val="none" w:sz="0" w:space="0" w:color="auto"/>
      </w:divBdr>
    </w:div>
    <w:div w:id="117142738">
      <w:marLeft w:val="640"/>
      <w:marRight w:val="0"/>
      <w:marTop w:val="0"/>
      <w:marBottom w:val="0"/>
      <w:divBdr>
        <w:top w:val="none" w:sz="0" w:space="0" w:color="auto"/>
        <w:left w:val="none" w:sz="0" w:space="0" w:color="auto"/>
        <w:bottom w:val="none" w:sz="0" w:space="0" w:color="auto"/>
        <w:right w:val="none" w:sz="0" w:space="0" w:color="auto"/>
      </w:divBdr>
    </w:div>
    <w:div w:id="119764275">
      <w:marLeft w:val="640"/>
      <w:marRight w:val="0"/>
      <w:marTop w:val="0"/>
      <w:marBottom w:val="0"/>
      <w:divBdr>
        <w:top w:val="none" w:sz="0" w:space="0" w:color="auto"/>
        <w:left w:val="none" w:sz="0" w:space="0" w:color="auto"/>
        <w:bottom w:val="none" w:sz="0" w:space="0" w:color="auto"/>
        <w:right w:val="none" w:sz="0" w:space="0" w:color="auto"/>
      </w:divBdr>
    </w:div>
    <w:div w:id="122039944">
      <w:marLeft w:val="640"/>
      <w:marRight w:val="0"/>
      <w:marTop w:val="0"/>
      <w:marBottom w:val="0"/>
      <w:divBdr>
        <w:top w:val="none" w:sz="0" w:space="0" w:color="auto"/>
        <w:left w:val="none" w:sz="0" w:space="0" w:color="auto"/>
        <w:bottom w:val="none" w:sz="0" w:space="0" w:color="auto"/>
        <w:right w:val="none" w:sz="0" w:space="0" w:color="auto"/>
      </w:divBdr>
    </w:div>
    <w:div w:id="122621921">
      <w:marLeft w:val="640"/>
      <w:marRight w:val="0"/>
      <w:marTop w:val="0"/>
      <w:marBottom w:val="0"/>
      <w:divBdr>
        <w:top w:val="none" w:sz="0" w:space="0" w:color="auto"/>
        <w:left w:val="none" w:sz="0" w:space="0" w:color="auto"/>
        <w:bottom w:val="none" w:sz="0" w:space="0" w:color="auto"/>
        <w:right w:val="none" w:sz="0" w:space="0" w:color="auto"/>
      </w:divBdr>
    </w:div>
    <w:div w:id="124810887">
      <w:bodyDiv w:val="1"/>
      <w:marLeft w:val="0"/>
      <w:marRight w:val="0"/>
      <w:marTop w:val="0"/>
      <w:marBottom w:val="0"/>
      <w:divBdr>
        <w:top w:val="none" w:sz="0" w:space="0" w:color="auto"/>
        <w:left w:val="none" w:sz="0" w:space="0" w:color="auto"/>
        <w:bottom w:val="none" w:sz="0" w:space="0" w:color="auto"/>
        <w:right w:val="none" w:sz="0" w:space="0" w:color="auto"/>
      </w:divBdr>
      <w:divsChild>
        <w:div w:id="1033581725">
          <w:marLeft w:val="0"/>
          <w:marRight w:val="0"/>
          <w:marTop w:val="0"/>
          <w:marBottom w:val="0"/>
          <w:divBdr>
            <w:top w:val="none" w:sz="0" w:space="0" w:color="auto"/>
            <w:left w:val="none" w:sz="0" w:space="0" w:color="auto"/>
            <w:bottom w:val="none" w:sz="0" w:space="0" w:color="auto"/>
            <w:right w:val="none" w:sz="0" w:space="0" w:color="auto"/>
          </w:divBdr>
          <w:divsChild>
            <w:div w:id="1770815191">
              <w:marLeft w:val="0"/>
              <w:marRight w:val="0"/>
              <w:marTop w:val="0"/>
              <w:marBottom w:val="0"/>
              <w:divBdr>
                <w:top w:val="none" w:sz="0" w:space="0" w:color="auto"/>
                <w:left w:val="none" w:sz="0" w:space="0" w:color="auto"/>
                <w:bottom w:val="none" w:sz="0" w:space="0" w:color="auto"/>
                <w:right w:val="none" w:sz="0" w:space="0" w:color="auto"/>
              </w:divBdr>
              <w:divsChild>
                <w:div w:id="199343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33206">
      <w:marLeft w:val="640"/>
      <w:marRight w:val="0"/>
      <w:marTop w:val="0"/>
      <w:marBottom w:val="0"/>
      <w:divBdr>
        <w:top w:val="none" w:sz="0" w:space="0" w:color="auto"/>
        <w:left w:val="none" w:sz="0" w:space="0" w:color="auto"/>
        <w:bottom w:val="none" w:sz="0" w:space="0" w:color="auto"/>
        <w:right w:val="none" w:sz="0" w:space="0" w:color="auto"/>
      </w:divBdr>
    </w:div>
    <w:div w:id="130563749">
      <w:marLeft w:val="640"/>
      <w:marRight w:val="0"/>
      <w:marTop w:val="0"/>
      <w:marBottom w:val="0"/>
      <w:divBdr>
        <w:top w:val="none" w:sz="0" w:space="0" w:color="auto"/>
        <w:left w:val="none" w:sz="0" w:space="0" w:color="auto"/>
        <w:bottom w:val="none" w:sz="0" w:space="0" w:color="auto"/>
        <w:right w:val="none" w:sz="0" w:space="0" w:color="auto"/>
      </w:divBdr>
    </w:div>
    <w:div w:id="131287065">
      <w:marLeft w:val="640"/>
      <w:marRight w:val="0"/>
      <w:marTop w:val="0"/>
      <w:marBottom w:val="0"/>
      <w:divBdr>
        <w:top w:val="none" w:sz="0" w:space="0" w:color="auto"/>
        <w:left w:val="none" w:sz="0" w:space="0" w:color="auto"/>
        <w:bottom w:val="none" w:sz="0" w:space="0" w:color="auto"/>
        <w:right w:val="none" w:sz="0" w:space="0" w:color="auto"/>
      </w:divBdr>
    </w:div>
    <w:div w:id="135295167">
      <w:marLeft w:val="640"/>
      <w:marRight w:val="0"/>
      <w:marTop w:val="0"/>
      <w:marBottom w:val="0"/>
      <w:divBdr>
        <w:top w:val="none" w:sz="0" w:space="0" w:color="auto"/>
        <w:left w:val="none" w:sz="0" w:space="0" w:color="auto"/>
        <w:bottom w:val="none" w:sz="0" w:space="0" w:color="auto"/>
        <w:right w:val="none" w:sz="0" w:space="0" w:color="auto"/>
      </w:divBdr>
    </w:div>
    <w:div w:id="139078066">
      <w:marLeft w:val="640"/>
      <w:marRight w:val="0"/>
      <w:marTop w:val="0"/>
      <w:marBottom w:val="0"/>
      <w:divBdr>
        <w:top w:val="none" w:sz="0" w:space="0" w:color="auto"/>
        <w:left w:val="none" w:sz="0" w:space="0" w:color="auto"/>
        <w:bottom w:val="none" w:sz="0" w:space="0" w:color="auto"/>
        <w:right w:val="none" w:sz="0" w:space="0" w:color="auto"/>
      </w:divBdr>
    </w:div>
    <w:div w:id="140199633">
      <w:marLeft w:val="640"/>
      <w:marRight w:val="0"/>
      <w:marTop w:val="0"/>
      <w:marBottom w:val="0"/>
      <w:divBdr>
        <w:top w:val="none" w:sz="0" w:space="0" w:color="auto"/>
        <w:left w:val="none" w:sz="0" w:space="0" w:color="auto"/>
        <w:bottom w:val="none" w:sz="0" w:space="0" w:color="auto"/>
        <w:right w:val="none" w:sz="0" w:space="0" w:color="auto"/>
      </w:divBdr>
    </w:div>
    <w:div w:id="146168520">
      <w:bodyDiv w:val="1"/>
      <w:marLeft w:val="0"/>
      <w:marRight w:val="0"/>
      <w:marTop w:val="0"/>
      <w:marBottom w:val="0"/>
      <w:divBdr>
        <w:top w:val="none" w:sz="0" w:space="0" w:color="auto"/>
        <w:left w:val="none" w:sz="0" w:space="0" w:color="auto"/>
        <w:bottom w:val="none" w:sz="0" w:space="0" w:color="auto"/>
        <w:right w:val="none" w:sz="0" w:space="0" w:color="auto"/>
      </w:divBdr>
      <w:divsChild>
        <w:div w:id="724640684">
          <w:marLeft w:val="0"/>
          <w:marRight w:val="0"/>
          <w:marTop w:val="0"/>
          <w:marBottom w:val="0"/>
          <w:divBdr>
            <w:top w:val="none" w:sz="0" w:space="0" w:color="auto"/>
            <w:left w:val="none" w:sz="0" w:space="0" w:color="auto"/>
            <w:bottom w:val="none" w:sz="0" w:space="0" w:color="auto"/>
            <w:right w:val="none" w:sz="0" w:space="0" w:color="auto"/>
          </w:divBdr>
          <w:divsChild>
            <w:div w:id="1810517232">
              <w:marLeft w:val="0"/>
              <w:marRight w:val="0"/>
              <w:marTop w:val="0"/>
              <w:marBottom w:val="0"/>
              <w:divBdr>
                <w:top w:val="none" w:sz="0" w:space="0" w:color="auto"/>
                <w:left w:val="none" w:sz="0" w:space="0" w:color="auto"/>
                <w:bottom w:val="none" w:sz="0" w:space="0" w:color="auto"/>
                <w:right w:val="none" w:sz="0" w:space="0" w:color="auto"/>
              </w:divBdr>
              <w:divsChild>
                <w:div w:id="1826511921">
                  <w:marLeft w:val="0"/>
                  <w:marRight w:val="0"/>
                  <w:marTop w:val="0"/>
                  <w:marBottom w:val="0"/>
                  <w:divBdr>
                    <w:top w:val="none" w:sz="0" w:space="0" w:color="auto"/>
                    <w:left w:val="none" w:sz="0" w:space="0" w:color="auto"/>
                    <w:bottom w:val="none" w:sz="0" w:space="0" w:color="auto"/>
                    <w:right w:val="none" w:sz="0" w:space="0" w:color="auto"/>
                  </w:divBdr>
                  <w:divsChild>
                    <w:div w:id="153839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44228">
      <w:marLeft w:val="640"/>
      <w:marRight w:val="0"/>
      <w:marTop w:val="0"/>
      <w:marBottom w:val="0"/>
      <w:divBdr>
        <w:top w:val="none" w:sz="0" w:space="0" w:color="auto"/>
        <w:left w:val="none" w:sz="0" w:space="0" w:color="auto"/>
        <w:bottom w:val="none" w:sz="0" w:space="0" w:color="auto"/>
        <w:right w:val="none" w:sz="0" w:space="0" w:color="auto"/>
      </w:divBdr>
    </w:div>
    <w:div w:id="148137991">
      <w:marLeft w:val="640"/>
      <w:marRight w:val="0"/>
      <w:marTop w:val="0"/>
      <w:marBottom w:val="0"/>
      <w:divBdr>
        <w:top w:val="none" w:sz="0" w:space="0" w:color="auto"/>
        <w:left w:val="none" w:sz="0" w:space="0" w:color="auto"/>
        <w:bottom w:val="none" w:sz="0" w:space="0" w:color="auto"/>
        <w:right w:val="none" w:sz="0" w:space="0" w:color="auto"/>
      </w:divBdr>
    </w:div>
    <w:div w:id="148981590">
      <w:marLeft w:val="640"/>
      <w:marRight w:val="0"/>
      <w:marTop w:val="0"/>
      <w:marBottom w:val="0"/>
      <w:divBdr>
        <w:top w:val="none" w:sz="0" w:space="0" w:color="auto"/>
        <w:left w:val="none" w:sz="0" w:space="0" w:color="auto"/>
        <w:bottom w:val="none" w:sz="0" w:space="0" w:color="auto"/>
        <w:right w:val="none" w:sz="0" w:space="0" w:color="auto"/>
      </w:divBdr>
    </w:div>
    <w:div w:id="157231064">
      <w:marLeft w:val="640"/>
      <w:marRight w:val="0"/>
      <w:marTop w:val="0"/>
      <w:marBottom w:val="0"/>
      <w:divBdr>
        <w:top w:val="none" w:sz="0" w:space="0" w:color="auto"/>
        <w:left w:val="none" w:sz="0" w:space="0" w:color="auto"/>
        <w:bottom w:val="none" w:sz="0" w:space="0" w:color="auto"/>
        <w:right w:val="none" w:sz="0" w:space="0" w:color="auto"/>
      </w:divBdr>
    </w:div>
    <w:div w:id="158425167">
      <w:marLeft w:val="640"/>
      <w:marRight w:val="0"/>
      <w:marTop w:val="0"/>
      <w:marBottom w:val="0"/>
      <w:divBdr>
        <w:top w:val="none" w:sz="0" w:space="0" w:color="auto"/>
        <w:left w:val="none" w:sz="0" w:space="0" w:color="auto"/>
        <w:bottom w:val="none" w:sz="0" w:space="0" w:color="auto"/>
        <w:right w:val="none" w:sz="0" w:space="0" w:color="auto"/>
      </w:divBdr>
    </w:div>
    <w:div w:id="159274504">
      <w:marLeft w:val="640"/>
      <w:marRight w:val="0"/>
      <w:marTop w:val="0"/>
      <w:marBottom w:val="0"/>
      <w:divBdr>
        <w:top w:val="none" w:sz="0" w:space="0" w:color="auto"/>
        <w:left w:val="none" w:sz="0" w:space="0" w:color="auto"/>
        <w:bottom w:val="none" w:sz="0" w:space="0" w:color="auto"/>
        <w:right w:val="none" w:sz="0" w:space="0" w:color="auto"/>
      </w:divBdr>
    </w:div>
    <w:div w:id="162284425">
      <w:marLeft w:val="640"/>
      <w:marRight w:val="0"/>
      <w:marTop w:val="0"/>
      <w:marBottom w:val="0"/>
      <w:divBdr>
        <w:top w:val="none" w:sz="0" w:space="0" w:color="auto"/>
        <w:left w:val="none" w:sz="0" w:space="0" w:color="auto"/>
        <w:bottom w:val="none" w:sz="0" w:space="0" w:color="auto"/>
        <w:right w:val="none" w:sz="0" w:space="0" w:color="auto"/>
      </w:divBdr>
    </w:div>
    <w:div w:id="164367328">
      <w:marLeft w:val="640"/>
      <w:marRight w:val="0"/>
      <w:marTop w:val="0"/>
      <w:marBottom w:val="0"/>
      <w:divBdr>
        <w:top w:val="none" w:sz="0" w:space="0" w:color="auto"/>
        <w:left w:val="none" w:sz="0" w:space="0" w:color="auto"/>
        <w:bottom w:val="none" w:sz="0" w:space="0" w:color="auto"/>
        <w:right w:val="none" w:sz="0" w:space="0" w:color="auto"/>
      </w:divBdr>
    </w:div>
    <w:div w:id="164713955">
      <w:bodyDiv w:val="1"/>
      <w:marLeft w:val="0"/>
      <w:marRight w:val="0"/>
      <w:marTop w:val="0"/>
      <w:marBottom w:val="0"/>
      <w:divBdr>
        <w:top w:val="none" w:sz="0" w:space="0" w:color="auto"/>
        <w:left w:val="none" w:sz="0" w:space="0" w:color="auto"/>
        <w:bottom w:val="none" w:sz="0" w:space="0" w:color="auto"/>
        <w:right w:val="none" w:sz="0" w:space="0" w:color="auto"/>
      </w:divBdr>
      <w:divsChild>
        <w:div w:id="119154475">
          <w:marLeft w:val="640"/>
          <w:marRight w:val="0"/>
          <w:marTop w:val="0"/>
          <w:marBottom w:val="0"/>
          <w:divBdr>
            <w:top w:val="none" w:sz="0" w:space="0" w:color="auto"/>
            <w:left w:val="none" w:sz="0" w:space="0" w:color="auto"/>
            <w:bottom w:val="none" w:sz="0" w:space="0" w:color="auto"/>
            <w:right w:val="none" w:sz="0" w:space="0" w:color="auto"/>
          </w:divBdr>
        </w:div>
        <w:div w:id="137037930">
          <w:marLeft w:val="640"/>
          <w:marRight w:val="0"/>
          <w:marTop w:val="0"/>
          <w:marBottom w:val="0"/>
          <w:divBdr>
            <w:top w:val="none" w:sz="0" w:space="0" w:color="auto"/>
            <w:left w:val="none" w:sz="0" w:space="0" w:color="auto"/>
            <w:bottom w:val="none" w:sz="0" w:space="0" w:color="auto"/>
            <w:right w:val="none" w:sz="0" w:space="0" w:color="auto"/>
          </w:divBdr>
        </w:div>
        <w:div w:id="216358292">
          <w:marLeft w:val="640"/>
          <w:marRight w:val="0"/>
          <w:marTop w:val="0"/>
          <w:marBottom w:val="0"/>
          <w:divBdr>
            <w:top w:val="none" w:sz="0" w:space="0" w:color="auto"/>
            <w:left w:val="none" w:sz="0" w:space="0" w:color="auto"/>
            <w:bottom w:val="none" w:sz="0" w:space="0" w:color="auto"/>
            <w:right w:val="none" w:sz="0" w:space="0" w:color="auto"/>
          </w:divBdr>
        </w:div>
        <w:div w:id="229190843">
          <w:marLeft w:val="640"/>
          <w:marRight w:val="0"/>
          <w:marTop w:val="0"/>
          <w:marBottom w:val="0"/>
          <w:divBdr>
            <w:top w:val="none" w:sz="0" w:space="0" w:color="auto"/>
            <w:left w:val="none" w:sz="0" w:space="0" w:color="auto"/>
            <w:bottom w:val="none" w:sz="0" w:space="0" w:color="auto"/>
            <w:right w:val="none" w:sz="0" w:space="0" w:color="auto"/>
          </w:divBdr>
        </w:div>
        <w:div w:id="251552171">
          <w:marLeft w:val="640"/>
          <w:marRight w:val="0"/>
          <w:marTop w:val="0"/>
          <w:marBottom w:val="0"/>
          <w:divBdr>
            <w:top w:val="none" w:sz="0" w:space="0" w:color="auto"/>
            <w:left w:val="none" w:sz="0" w:space="0" w:color="auto"/>
            <w:bottom w:val="none" w:sz="0" w:space="0" w:color="auto"/>
            <w:right w:val="none" w:sz="0" w:space="0" w:color="auto"/>
          </w:divBdr>
        </w:div>
        <w:div w:id="295794003">
          <w:marLeft w:val="640"/>
          <w:marRight w:val="0"/>
          <w:marTop w:val="0"/>
          <w:marBottom w:val="0"/>
          <w:divBdr>
            <w:top w:val="none" w:sz="0" w:space="0" w:color="auto"/>
            <w:left w:val="none" w:sz="0" w:space="0" w:color="auto"/>
            <w:bottom w:val="none" w:sz="0" w:space="0" w:color="auto"/>
            <w:right w:val="none" w:sz="0" w:space="0" w:color="auto"/>
          </w:divBdr>
        </w:div>
        <w:div w:id="300161912">
          <w:marLeft w:val="640"/>
          <w:marRight w:val="0"/>
          <w:marTop w:val="0"/>
          <w:marBottom w:val="0"/>
          <w:divBdr>
            <w:top w:val="none" w:sz="0" w:space="0" w:color="auto"/>
            <w:left w:val="none" w:sz="0" w:space="0" w:color="auto"/>
            <w:bottom w:val="none" w:sz="0" w:space="0" w:color="auto"/>
            <w:right w:val="none" w:sz="0" w:space="0" w:color="auto"/>
          </w:divBdr>
        </w:div>
        <w:div w:id="342636466">
          <w:marLeft w:val="640"/>
          <w:marRight w:val="0"/>
          <w:marTop w:val="0"/>
          <w:marBottom w:val="0"/>
          <w:divBdr>
            <w:top w:val="none" w:sz="0" w:space="0" w:color="auto"/>
            <w:left w:val="none" w:sz="0" w:space="0" w:color="auto"/>
            <w:bottom w:val="none" w:sz="0" w:space="0" w:color="auto"/>
            <w:right w:val="none" w:sz="0" w:space="0" w:color="auto"/>
          </w:divBdr>
        </w:div>
        <w:div w:id="376899815">
          <w:marLeft w:val="640"/>
          <w:marRight w:val="0"/>
          <w:marTop w:val="0"/>
          <w:marBottom w:val="0"/>
          <w:divBdr>
            <w:top w:val="none" w:sz="0" w:space="0" w:color="auto"/>
            <w:left w:val="none" w:sz="0" w:space="0" w:color="auto"/>
            <w:bottom w:val="none" w:sz="0" w:space="0" w:color="auto"/>
            <w:right w:val="none" w:sz="0" w:space="0" w:color="auto"/>
          </w:divBdr>
        </w:div>
        <w:div w:id="422145297">
          <w:marLeft w:val="640"/>
          <w:marRight w:val="0"/>
          <w:marTop w:val="0"/>
          <w:marBottom w:val="0"/>
          <w:divBdr>
            <w:top w:val="none" w:sz="0" w:space="0" w:color="auto"/>
            <w:left w:val="none" w:sz="0" w:space="0" w:color="auto"/>
            <w:bottom w:val="none" w:sz="0" w:space="0" w:color="auto"/>
            <w:right w:val="none" w:sz="0" w:space="0" w:color="auto"/>
          </w:divBdr>
        </w:div>
        <w:div w:id="439497798">
          <w:marLeft w:val="640"/>
          <w:marRight w:val="0"/>
          <w:marTop w:val="0"/>
          <w:marBottom w:val="0"/>
          <w:divBdr>
            <w:top w:val="none" w:sz="0" w:space="0" w:color="auto"/>
            <w:left w:val="none" w:sz="0" w:space="0" w:color="auto"/>
            <w:bottom w:val="none" w:sz="0" w:space="0" w:color="auto"/>
            <w:right w:val="none" w:sz="0" w:space="0" w:color="auto"/>
          </w:divBdr>
        </w:div>
        <w:div w:id="520096540">
          <w:marLeft w:val="640"/>
          <w:marRight w:val="0"/>
          <w:marTop w:val="0"/>
          <w:marBottom w:val="0"/>
          <w:divBdr>
            <w:top w:val="none" w:sz="0" w:space="0" w:color="auto"/>
            <w:left w:val="none" w:sz="0" w:space="0" w:color="auto"/>
            <w:bottom w:val="none" w:sz="0" w:space="0" w:color="auto"/>
            <w:right w:val="none" w:sz="0" w:space="0" w:color="auto"/>
          </w:divBdr>
        </w:div>
        <w:div w:id="537203373">
          <w:marLeft w:val="640"/>
          <w:marRight w:val="0"/>
          <w:marTop w:val="0"/>
          <w:marBottom w:val="0"/>
          <w:divBdr>
            <w:top w:val="none" w:sz="0" w:space="0" w:color="auto"/>
            <w:left w:val="none" w:sz="0" w:space="0" w:color="auto"/>
            <w:bottom w:val="none" w:sz="0" w:space="0" w:color="auto"/>
            <w:right w:val="none" w:sz="0" w:space="0" w:color="auto"/>
          </w:divBdr>
        </w:div>
        <w:div w:id="670832334">
          <w:marLeft w:val="640"/>
          <w:marRight w:val="0"/>
          <w:marTop w:val="0"/>
          <w:marBottom w:val="0"/>
          <w:divBdr>
            <w:top w:val="none" w:sz="0" w:space="0" w:color="auto"/>
            <w:left w:val="none" w:sz="0" w:space="0" w:color="auto"/>
            <w:bottom w:val="none" w:sz="0" w:space="0" w:color="auto"/>
            <w:right w:val="none" w:sz="0" w:space="0" w:color="auto"/>
          </w:divBdr>
        </w:div>
        <w:div w:id="678695733">
          <w:marLeft w:val="640"/>
          <w:marRight w:val="0"/>
          <w:marTop w:val="0"/>
          <w:marBottom w:val="0"/>
          <w:divBdr>
            <w:top w:val="none" w:sz="0" w:space="0" w:color="auto"/>
            <w:left w:val="none" w:sz="0" w:space="0" w:color="auto"/>
            <w:bottom w:val="none" w:sz="0" w:space="0" w:color="auto"/>
            <w:right w:val="none" w:sz="0" w:space="0" w:color="auto"/>
          </w:divBdr>
        </w:div>
        <w:div w:id="717362263">
          <w:marLeft w:val="640"/>
          <w:marRight w:val="0"/>
          <w:marTop w:val="0"/>
          <w:marBottom w:val="0"/>
          <w:divBdr>
            <w:top w:val="none" w:sz="0" w:space="0" w:color="auto"/>
            <w:left w:val="none" w:sz="0" w:space="0" w:color="auto"/>
            <w:bottom w:val="none" w:sz="0" w:space="0" w:color="auto"/>
            <w:right w:val="none" w:sz="0" w:space="0" w:color="auto"/>
          </w:divBdr>
        </w:div>
        <w:div w:id="761413344">
          <w:marLeft w:val="640"/>
          <w:marRight w:val="0"/>
          <w:marTop w:val="0"/>
          <w:marBottom w:val="0"/>
          <w:divBdr>
            <w:top w:val="none" w:sz="0" w:space="0" w:color="auto"/>
            <w:left w:val="none" w:sz="0" w:space="0" w:color="auto"/>
            <w:bottom w:val="none" w:sz="0" w:space="0" w:color="auto"/>
            <w:right w:val="none" w:sz="0" w:space="0" w:color="auto"/>
          </w:divBdr>
        </w:div>
        <w:div w:id="766267125">
          <w:marLeft w:val="640"/>
          <w:marRight w:val="0"/>
          <w:marTop w:val="0"/>
          <w:marBottom w:val="0"/>
          <w:divBdr>
            <w:top w:val="none" w:sz="0" w:space="0" w:color="auto"/>
            <w:left w:val="none" w:sz="0" w:space="0" w:color="auto"/>
            <w:bottom w:val="none" w:sz="0" w:space="0" w:color="auto"/>
            <w:right w:val="none" w:sz="0" w:space="0" w:color="auto"/>
          </w:divBdr>
        </w:div>
        <w:div w:id="808402081">
          <w:marLeft w:val="640"/>
          <w:marRight w:val="0"/>
          <w:marTop w:val="0"/>
          <w:marBottom w:val="0"/>
          <w:divBdr>
            <w:top w:val="none" w:sz="0" w:space="0" w:color="auto"/>
            <w:left w:val="none" w:sz="0" w:space="0" w:color="auto"/>
            <w:bottom w:val="none" w:sz="0" w:space="0" w:color="auto"/>
            <w:right w:val="none" w:sz="0" w:space="0" w:color="auto"/>
          </w:divBdr>
        </w:div>
        <w:div w:id="833033158">
          <w:marLeft w:val="640"/>
          <w:marRight w:val="0"/>
          <w:marTop w:val="0"/>
          <w:marBottom w:val="0"/>
          <w:divBdr>
            <w:top w:val="none" w:sz="0" w:space="0" w:color="auto"/>
            <w:left w:val="none" w:sz="0" w:space="0" w:color="auto"/>
            <w:bottom w:val="none" w:sz="0" w:space="0" w:color="auto"/>
            <w:right w:val="none" w:sz="0" w:space="0" w:color="auto"/>
          </w:divBdr>
        </w:div>
        <w:div w:id="866871347">
          <w:marLeft w:val="640"/>
          <w:marRight w:val="0"/>
          <w:marTop w:val="0"/>
          <w:marBottom w:val="0"/>
          <w:divBdr>
            <w:top w:val="none" w:sz="0" w:space="0" w:color="auto"/>
            <w:left w:val="none" w:sz="0" w:space="0" w:color="auto"/>
            <w:bottom w:val="none" w:sz="0" w:space="0" w:color="auto"/>
            <w:right w:val="none" w:sz="0" w:space="0" w:color="auto"/>
          </w:divBdr>
        </w:div>
        <w:div w:id="878393198">
          <w:marLeft w:val="640"/>
          <w:marRight w:val="0"/>
          <w:marTop w:val="0"/>
          <w:marBottom w:val="0"/>
          <w:divBdr>
            <w:top w:val="none" w:sz="0" w:space="0" w:color="auto"/>
            <w:left w:val="none" w:sz="0" w:space="0" w:color="auto"/>
            <w:bottom w:val="none" w:sz="0" w:space="0" w:color="auto"/>
            <w:right w:val="none" w:sz="0" w:space="0" w:color="auto"/>
          </w:divBdr>
        </w:div>
        <w:div w:id="881290915">
          <w:marLeft w:val="640"/>
          <w:marRight w:val="0"/>
          <w:marTop w:val="0"/>
          <w:marBottom w:val="0"/>
          <w:divBdr>
            <w:top w:val="none" w:sz="0" w:space="0" w:color="auto"/>
            <w:left w:val="none" w:sz="0" w:space="0" w:color="auto"/>
            <w:bottom w:val="none" w:sz="0" w:space="0" w:color="auto"/>
            <w:right w:val="none" w:sz="0" w:space="0" w:color="auto"/>
          </w:divBdr>
        </w:div>
        <w:div w:id="896822920">
          <w:marLeft w:val="640"/>
          <w:marRight w:val="0"/>
          <w:marTop w:val="0"/>
          <w:marBottom w:val="0"/>
          <w:divBdr>
            <w:top w:val="none" w:sz="0" w:space="0" w:color="auto"/>
            <w:left w:val="none" w:sz="0" w:space="0" w:color="auto"/>
            <w:bottom w:val="none" w:sz="0" w:space="0" w:color="auto"/>
            <w:right w:val="none" w:sz="0" w:space="0" w:color="auto"/>
          </w:divBdr>
        </w:div>
        <w:div w:id="902329770">
          <w:marLeft w:val="640"/>
          <w:marRight w:val="0"/>
          <w:marTop w:val="0"/>
          <w:marBottom w:val="0"/>
          <w:divBdr>
            <w:top w:val="none" w:sz="0" w:space="0" w:color="auto"/>
            <w:left w:val="none" w:sz="0" w:space="0" w:color="auto"/>
            <w:bottom w:val="none" w:sz="0" w:space="0" w:color="auto"/>
            <w:right w:val="none" w:sz="0" w:space="0" w:color="auto"/>
          </w:divBdr>
        </w:div>
        <w:div w:id="941448721">
          <w:marLeft w:val="640"/>
          <w:marRight w:val="0"/>
          <w:marTop w:val="0"/>
          <w:marBottom w:val="0"/>
          <w:divBdr>
            <w:top w:val="none" w:sz="0" w:space="0" w:color="auto"/>
            <w:left w:val="none" w:sz="0" w:space="0" w:color="auto"/>
            <w:bottom w:val="none" w:sz="0" w:space="0" w:color="auto"/>
            <w:right w:val="none" w:sz="0" w:space="0" w:color="auto"/>
          </w:divBdr>
        </w:div>
        <w:div w:id="945120263">
          <w:marLeft w:val="640"/>
          <w:marRight w:val="0"/>
          <w:marTop w:val="0"/>
          <w:marBottom w:val="0"/>
          <w:divBdr>
            <w:top w:val="none" w:sz="0" w:space="0" w:color="auto"/>
            <w:left w:val="none" w:sz="0" w:space="0" w:color="auto"/>
            <w:bottom w:val="none" w:sz="0" w:space="0" w:color="auto"/>
            <w:right w:val="none" w:sz="0" w:space="0" w:color="auto"/>
          </w:divBdr>
        </w:div>
        <w:div w:id="990791159">
          <w:marLeft w:val="640"/>
          <w:marRight w:val="0"/>
          <w:marTop w:val="0"/>
          <w:marBottom w:val="0"/>
          <w:divBdr>
            <w:top w:val="none" w:sz="0" w:space="0" w:color="auto"/>
            <w:left w:val="none" w:sz="0" w:space="0" w:color="auto"/>
            <w:bottom w:val="none" w:sz="0" w:space="0" w:color="auto"/>
            <w:right w:val="none" w:sz="0" w:space="0" w:color="auto"/>
          </w:divBdr>
        </w:div>
        <w:div w:id="994378393">
          <w:marLeft w:val="640"/>
          <w:marRight w:val="0"/>
          <w:marTop w:val="0"/>
          <w:marBottom w:val="0"/>
          <w:divBdr>
            <w:top w:val="none" w:sz="0" w:space="0" w:color="auto"/>
            <w:left w:val="none" w:sz="0" w:space="0" w:color="auto"/>
            <w:bottom w:val="none" w:sz="0" w:space="0" w:color="auto"/>
            <w:right w:val="none" w:sz="0" w:space="0" w:color="auto"/>
          </w:divBdr>
        </w:div>
        <w:div w:id="1007559142">
          <w:marLeft w:val="640"/>
          <w:marRight w:val="0"/>
          <w:marTop w:val="0"/>
          <w:marBottom w:val="0"/>
          <w:divBdr>
            <w:top w:val="none" w:sz="0" w:space="0" w:color="auto"/>
            <w:left w:val="none" w:sz="0" w:space="0" w:color="auto"/>
            <w:bottom w:val="none" w:sz="0" w:space="0" w:color="auto"/>
            <w:right w:val="none" w:sz="0" w:space="0" w:color="auto"/>
          </w:divBdr>
        </w:div>
        <w:div w:id="1043139791">
          <w:marLeft w:val="640"/>
          <w:marRight w:val="0"/>
          <w:marTop w:val="0"/>
          <w:marBottom w:val="0"/>
          <w:divBdr>
            <w:top w:val="none" w:sz="0" w:space="0" w:color="auto"/>
            <w:left w:val="none" w:sz="0" w:space="0" w:color="auto"/>
            <w:bottom w:val="none" w:sz="0" w:space="0" w:color="auto"/>
            <w:right w:val="none" w:sz="0" w:space="0" w:color="auto"/>
          </w:divBdr>
        </w:div>
        <w:div w:id="1050568866">
          <w:marLeft w:val="640"/>
          <w:marRight w:val="0"/>
          <w:marTop w:val="0"/>
          <w:marBottom w:val="0"/>
          <w:divBdr>
            <w:top w:val="none" w:sz="0" w:space="0" w:color="auto"/>
            <w:left w:val="none" w:sz="0" w:space="0" w:color="auto"/>
            <w:bottom w:val="none" w:sz="0" w:space="0" w:color="auto"/>
            <w:right w:val="none" w:sz="0" w:space="0" w:color="auto"/>
          </w:divBdr>
        </w:div>
        <w:div w:id="1071276370">
          <w:marLeft w:val="640"/>
          <w:marRight w:val="0"/>
          <w:marTop w:val="0"/>
          <w:marBottom w:val="0"/>
          <w:divBdr>
            <w:top w:val="none" w:sz="0" w:space="0" w:color="auto"/>
            <w:left w:val="none" w:sz="0" w:space="0" w:color="auto"/>
            <w:bottom w:val="none" w:sz="0" w:space="0" w:color="auto"/>
            <w:right w:val="none" w:sz="0" w:space="0" w:color="auto"/>
          </w:divBdr>
        </w:div>
        <w:div w:id="1082490628">
          <w:marLeft w:val="640"/>
          <w:marRight w:val="0"/>
          <w:marTop w:val="0"/>
          <w:marBottom w:val="0"/>
          <w:divBdr>
            <w:top w:val="none" w:sz="0" w:space="0" w:color="auto"/>
            <w:left w:val="none" w:sz="0" w:space="0" w:color="auto"/>
            <w:bottom w:val="none" w:sz="0" w:space="0" w:color="auto"/>
            <w:right w:val="none" w:sz="0" w:space="0" w:color="auto"/>
          </w:divBdr>
        </w:div>
        <w:div w:id="1083145107">
          <w:marLeft w:val="640"/>
          <w:marRight w:val="0"/>
          <w:marTop w:val="0"/>
          <w:marBottom w:val="0"/>
          <w:divBdr>
            <w:top w:val="none" w:sz="0" w:space="0" w:color="auto"/>
            <w:left w:val="none" w:sz="0" w:space="0" w:color="auto"/>
            <w:bottom w:val="none" w:sz="0" w:space="0" w:color="auto"/>
            <w:right w:val="none" w:sz="0" w:space="0" w:color="auto"/>
          </w:divBdr>
        </w:div>
        <w:div w:id="1155220347">
          <w:marLeft w:val="640"/>
          <w:marRight w:val="0"/>
          <w:marTop w:val="0"/>
          <w:marBottom w:val="0"/>
          <w:divBdr>
            <w:top w:val="none" w:sz="0" w:space="0" w:color="auto"/>
            <w:left w:val="none" w:sz="0" w:space="0" w:color="auto"/>
            <w:bottom w:val="none" w:sz="0" w:space="0" w:color="auto"/>
            <w:right w:val="none" w:sz="0" w:space="0" w:color="auto"/>
          </w:divBdr>
        </w:div>
        <w:div w:id="1189564933">
          <w:marLeft w:val="640"/>
          <w:marRight w:val="0"/>
          <w:marTop w:val="0"/>
          <w:marBottom w:val="0"/>
          <w:divBdr>
            <w:top w:val="none" w:sz="0" w:space="0" w:color="auto"/>
            <w:left w:val="none" w:sz="0" w:space="0" w:color="auto"/>
            <w:bottom w:val="none" w:sz="0" w:space="0" w:color="auto"/>
            <w:right w:val="none" w:sz="0" w:space="0" w:color="auto"/>
          </w:divBdr>
        </w:div>
        <w:div w:id="1220164995">
          <w:marLeft w:val="640"/>
          <w:marRight w:val="0"/>
          <w:marTop w:val="0"/>
          <w:marBottom w:val="0"/>
          <w:divBdr>
            <w:top w:val="none" w:sz="0" w:space="0" w:color="auto"/>
            <w:left w:val="none" w:sz="0" w:space="0" w:color="auto"/>
            <w:bottom w:val="none" w:sz="0" w:space="0" w:color="auto"/>
            <w:right w:val="none" w:sz="0" w:space="0" w:color="auto"/>
          </w:divBdr>
        </w:div>
        <w:div w:id="1256984877">
          <w:marLeft w:val="640"/>
          <w:marRight w:val="0"/>
          <w:marTop w:val="0"/>
          <w:marBottom w:val="0"/>
          <w:divBdr>
            <w:top w:val="none" w:sz="0" w:space="0" w:color="auto"/>
            <w:left w:val="none" w:sz="0" w:space="0" w:color="auto"/>
            <w:bottom w:val="none" w:sz="0" w:space="0" w:color="auto"/>
            <w:right w:val="none" w:sz="0" w:space="0" w:color="auto"/>
          </w:divBdr>
        </w:div>
        <w:div w:id="1357459345">
          <w:marLeft w:val="640"/>
          <w:marRight w:val="0"/>
          <w:marTop w:val="0"/>
          <w:marBottom w:val="0"/>
          <w:divBdr>
            <w:top w:val="none" w:sz="0" w:space="0" w:color="auto"/>
            <w:left w:val="none" w:sz="0" w:space="0" w:color="auto"/>
            <w:bottom w:val="none" w:sz="0" w:space="0" w:color="auto"/>
            <w:right w:val="none" w:sz="0" w:space="0" w:color="auto"/>
          </w:divBdr>
        </w:div>
        <w:div w:id="1374843891">
          <w:marLeft w:val="640"/>
          <w:marRight w:val="0"/>
          <w:marTop w:val="0"/>
          <w:marBottom w:val="0"/>
          <w:divBdr>
            <w:top w:val="none" w:sz="0" w:space="0" w:color="auto"/>
            <w:left w:val="none" w:sz="0" w:space="0" w:color="auto"/>
            <w:bottom w:val="none" w:sz="0" w:space="0" w:color="auto"/>
            <w:right w:val="none" w:sz="0" w:space="0" w:color="auto"/>
          </w:divBdr>
        </w:div>
        <w:div w:id="1458716252">
          <w:marLeft w:val="640"/>
          <w:marRight w:val="0"/>
          <w:marTop w:val="0"/>
          <w:marBottom w:val="0"/>
          <w:divBdr>
            <w:top w:val="none" w:sz="0" w:space="0" w:color="auto"/>
            <w:left w:val="none" w:sz="0" w:space="0" w:color="auto"/>
            <w:bottom w:val="none" w:sz="0" w:space="0" w:color="auto"/>
            <w:right w:val="none" w:sz="0" w:space="0" w:color="auto"/>
          </w:divBdr>
        </w:div>
        <w:div w:id="1517578063">
          <w:marLeft w:val="640"/>
          <w:marRight w:val="0"/>
          <w:marTop w:val="0"/>
          <w:marBottom w:val="0"/>
          <w:divBdr>
            <w:top w:val="none" w:sz="0" w:space="0" w:color="auto"/>
            <w:left w:val="none" w:sz="0" w:space="0" w:color="auto"/>
            <w:bottom w:val="none" w:sz="0" w:space="0" w:color="auto"/>
            <w:right w:val="none" w:sz="0" w:space="0" w:color="auto"/>
          </w:divBdr>
        </w:div>
        <w:div w:id="1542938588">
          <w:marLeft w:val="640"/>
          <w:marRight w:val="0"/>
          <w:marTop w:val="0"/>
          <w:marBottom w:val="0"/>
          <w:divBdr>
            <w:top w:val="none" w:sz="0" w:space="0" w:color="auto"/>
            <w:left w:val="none" w:sz="0" w:space="0" w:color="auto"/>
            <w:bottom w:val="none" w:sz="0" w:space="0" w:color="auto"/>
            <w:right w:val="none" w:sz="0" w:space="0" w:color="auto"/>
          </w:divBdr>
        </w:div>
        <w:div w:id="1639917609">
          <w:marLeft w:val="640"/>
          <w:marRight w:val="0"/>
          <w:marTop w:val="0"/>
          <w:marBottom w:val="0"/>
          <w:divBdr>
            <w:top w:val="none" w:sz="0" w:space="0" w:color="auto"/>
            <w:left w:val="none" w:sz="0" w:space="0" w:color="auto"/>
            <w:bottom w:val="none" w:sz="0" w:space="0" w:color="auto"/>
            <w:right w:val="none" w:sz="0" w:space="0" w:color="auto"/>
          </w:divBdr>
        </w:div>
        <w:div w:id="1672371570">
          <w:marLeft w:val="640"/>
          <w:marRight w:val="0"/>
          <w:marTop w:val="0"/>
          <w:marBottom w:val="0"/>
          <w:divBdr>
            <w:top w:val="none" w:sz="0" w:space="0" w:color="auto"/>
            <w:left w:val="none" w:sz="0" w:space="0" w:color="auto"/>
            <w:bottom w:val="none" w:sz="0" w:space="0" w:color="auto"/>
            <w:right w:val="none" w:sz="0" w:space="0" w:color="auto"/>
          </w:divBdr>
        </w:div>
        <w:div w:id="1685591192">
          <w:marLeft w:val="640"/>
          <w:marRight w:val="0"/>
          <w:marTop w:val="0"/>
          <w:marBottom w:val="0"/>
          <w:divBdr>
            <w:top w:val="none" w:sz="0" w:space="0" w:color="auto"/>
            <w:left w:val="none" w:sz="0" w:space="0" w:color="auto"/>
            <w:bottom w:val="none" w:sz="0" w:space="0" w:color="auto"/>
            <w:right w:val="none" w:sz="0" w:space="0" w:color="auto"/>
          </w:divBdr>
        </w:div>
        <w:div w:id="1740444259">
          <w:marLeft w:val="640"/>
          <w:marRight w:val="0"/>
          <w:marTop w:val="0"/>
          <w:marBottom w:val="0"/>
          <w:divBdr>
            <w:top w:val="none" w:sz="0" w:space="0" w:color="auto"/>
            <w:left w:val="none" w:sz="0" w:space="0" w:color="auto"/>
            <w:bottom w:val="none" w:sz="0" w:space="0" w:color="auto"/>
            <w:right w:val="none" w:sz="0" w:space="0" w:color="auto"/>
          </w:divBdr>
        </w:div>
        <w:div w:id="1740906866">
          <w:marLeft w:val="640"/>
          <w:marRight w:val="0"/>
          <w:marTop w:val="0"/>
          <w:marBottom w:val="0"/>
          <w:divBdr>
            <w:top w:val="none" w:sz="0" w:space="0" w:color="auto"/>
            <w:left w:val="none" w:sz="0" w:space="0" w:color="auto"/>
            <w:bottom w:val="none" w:sz="0" w:space="0" w:color="auto"/>
            <w:right w:val="none" w:sz="0" w:space="0" w:color="auto"/>
          </w:divBdr>
        </w:div>
        <w:div w:id="1812405643">
          <w:marLeft w:val="640"/>
          <w:marRight w:val="0"/>
          <w:marTop w:val="0"/>
          <w:marBottom w:val="0"/>
          <w:divBdr>
            <w:top w:val="none" w:sz="0" w:space="0" w:color="auto"/>
            <w:left w:val="none" w:sz="0" w:space="0" w:color="auto"/>
            <w:bottom w:val="none" w:sz="0" w:space="0" w:color="auto"/>
            <w:right w:val="none" w:sz="0" w:space="0" w:color="auto"/>
          </w:divBdr>
        </w:div>
        <w:div w:id="1836070101">
          <w:marLeft w:val="640"/>
          <w:marRight w:val="0"/>
          <w:marTop w:val="0"/>
          <w:marBottom w:val="0"/>
          <w:divBdr>
            <w:top w:val="none" w:sz="0" w:space="0" w:color="auto"/>
            <w:left w:val="none" w:sz="0" w:space="0" w:color="auto"/>
            <w:bottom w:val="none" w:sz="0" w:space="0" w:color="auto"/>
            <w:right w:val="none" w:sz="0" w:space="0" w:color="auto"/>
          </w:divBdr>
        </w:div>
        <w:div w:id="1879122851">
          <w:marLeft w:val="640"/>
          <w:marRight w:val="0"/>
          <w:marTop w:val="0"/>
          <w:marBottom w:val="0"/>
          <w:divBdr>
            <w:top w:val="none" w:sz="0" w:space="0" w:color="auto"/>
            <w:left w:val="none" w:sz="0" w:space="0" w:color="auto"/>
            <w:bottom w:val="none" w:sz="0" w:space="0" w:color="auto"/>
            <w:right w:val="none" w:sz="0" w:space="0" w:color="auto"/>
          </w:divBdr>
        </w:div>
        <w:div w:id="1914122338">
          <w:marLeft w:val="640"/>
          <w:marRight w:val="0"/>
          <w:marTop w:val="0"/>
          <w:marBottom w:val="0"/>
          <w:divBdr>
            <w:top w:val="none" w:sz="0" w:space="0" w:color="auto"/>
            <w:left w:val="none" w:sz="0" w:space="0" w:color="auto"/>
            <w:bottom w:val="none" w:sz="0" w:space="0" w:color="auto"/>
            <w:right w:val="none" w:sz="0" w:space="0" w:color="auto"/>
          </w:divBdr>
        </w:div>
        <w:div w:id="1931889083">
          <w:marLeft w:val="640"/>
          <w:marRight w:val="0"/>
          <w:marTop w:val="0"/>
          <w:marBottom w:val="0"/>
          <w:divBdr>
            <w:top w:val="none" w:sz="0" w:space="0" w:color="auto"/>
            <w:left w:val="none" w:sz="0" w:space="0" w:color="auto"/>
            <w:bottom w:val="none" w:sz="0" w:space="0" w:color="auto"/>
            <w:right w:val="none" w:sz="0" w:space="0" w:color="auto"/>
          </w:divBdr>
        </w:div>
        <w:div w:id="1966807099">
          <w:marLeft w:val="640"/>
          <w:marRight w:val="0"/>
          <w:marTop w:val="0"/>
          <w:marBottom w:val="0"/>
          <w:divBdr>
            <w:top w:val="none" w:sz="0" w:space="0" w:color="auto"/>
            <w:left w:val="none" w:sz="0" w:space="0" w:color="auto"/>
            <w:bottom w:val="none" w:sz="0" w:space="0" w:color="auto"/>
            <w:right w:val="none" w:sz="0" w:space="0" w:color="auto"/>
          </w:divBdr>
        </w:div>
        <w:div w:id="1985312052">
          <w:marLeft w:val="640"/>
          <w:marRight w:val="0"/>
          <w:marTop w:val="0"/>
          <w:marBottom w:val="0"/>
          <w:divBdr>
            <w:top w:val="none" w:sz="0" w:space="0" w:color="auto"/>
            <w:left w:val="none" w:sz="0" w:space="0" w:color="auto"/>
            <w:bottom w:val="none" w:sz="0" w:space="0" w:color="auto"/>
            <w:right w:val="none" w:sz="0" w:space="0" w:color="auto"/>
          </w:divBdr>
        </w:div>
        <w:div w:id="2003502031">
          <w:marLeft w:val="640"/>
          <w:marRight w:val="0"/>
          <w:marTop w:val="0"/>
          <w:marBottom w:val="0"/>
          <w:divBdr>
            <w:top w:val="none" w:sz="0" w:space="0" w:color="auto"/>
            <w:left w:val="none" w:sz="0" w:space="0" w:color="auto"/>
            <w:bottom w:val="none" w:sz="0" w:space="0" w:color="auto"/>
            <w:right w:val="none" w:sz="0" w:space="0" w:color="auto"/>
          </w:divBdr>
        </w:div>
        <w:div w:id="2008753020">
          <w:marLeft w:val="640"/>
          <w:marRight w:val="0"/>
          <w:marTop w:val="0"/>
          <w:marBottom w:val="0"/>
          <w:divBdr>
            <w:top w:val="none" w:sz="0" w:space="0" w:color="auto"/>
            <w:left w:val="none" w:sz="0" w:space="0" w:color="auto"/>
            <w:bottom w:val="none" w:sz="0" w:space="0" w:color="auto"/>
            <w:right w:val="none" w:sz="0" w:space="0" w:color="auto"/>
          </w:divBdr>
        </w:div>
        <w:div w:id="2042120553">
          <w:marLeft w:val="640"/>
          <w:marRight w:val="0"/>
          <w:marTop w:val="0"/>
          <w:marBottom w:val="0"/>
          <w:divBdr>
            <w:top w:val="none" w:sz="0" w:space="0" w:color="auto"/>
            <w:left w:val="none" w:sz="0" w:space="0" w:color="auto"/>
            <w:bottom w:val="none" w:sz="0" w:space="0" w:color="auto"/>
            <w:right w:val="none" w:sz="0" w:space="0" w:color="auto"/>
          </w:divBdr>
        </w:div>
        <w:div w:id="2043823705">
          <w:marLeft w:val="640"/>
          <w:marRight w:val="0"/>
          <w:marTop w:val="0"/>
          <w:marBottom w:val="0"/>
          <w:divBdr>
            <w:top w:val="none" w:sz="0" w:space="0" w:color="auto"/>
            <w:left w:val="none" w:sz="0" w:space="0" w:color="auto"/>
            <w:bottom w:val="none" w:sz="0" w:space="0" w:color="auto"/>
            <w:right w:val="none" w:sz="0" w:space="0" w:color="auto"/>
          </w:divBdr>
        </w:div>
      </w:divsChild>
    </w:div>
    <w:div w:id="165823787">
      <w:marLeft w:val="640"/>
      <w:marRight w:val="0"/>
      <w:marTop w:val="0"/>
      <w:marBottom w:val="0"/>
      <w:divBdr>
        <w:top w:val="none" w:sz="0" w:space="0" w:color="auto"/>
        <w:left w:val="none" w:sz="0" w:space="0" w:color="auto"/>
        <w:bottom w:val="none" w:sz="0" w:space="0" w:color="auto"/>
        <w:right w:val="none" w:sz="0" w:space="0" w:color="auto"/>
      </w:divBdr>
    </w:div>
    <w:div w:id="171259675">
      <w:marLeft w:val="640"/>
      <w:marRight w:val="0"/>
      <w:marTop w:val="0"/>
      <w:marBottom w:val="0"/>
      <w:divBdr>
        <w:top w:val="none" w:sz="0" w:space="0" w:color="auto"/>
        <w:left w:val="none" w:sz="0" w:space="0" w:color="auto"/>
        <w:bottom w:val="none" w:sz="0" w:space="0" w:color="auto"/>
        <w:right w:val="none" w:sz="0" w:space="0" w:color="auto"/>
      </w:divBdr>
    </w:div>
    <w:div w:id="171261573">
      <w:bodyDiv w:val="1"/>
      <w:marLeft w:val="0"/>
      <w:marRight w:val="0"/>
      <w:marTop w:val="0"/>
      <w:marBottom w:val="0"/>
      <w:divBdr>
        <w:top w:val="none" w:sz="0" w:space="0" w:color="auto"/>
        <w:left w:val="none" w:sz="0" w:space="0" w:color="auto"/>
        <w:bottom w:val="none" w:sz="0" w:space="0" w:color="auto"/>
        <w:right w:val="none" w:sz="0" w:space="0" w:color="auto"/>
      </w:divBdr>
      <w:divsChild>
        <w:div w:id="3091114">
          <w:marLeft w:val="640"/>
          <w:marRight w:val="0"/>
          <w:marTop w:val="0"/>
          <w:marBottom w:val="0"/>
          <w:divBdr>
            <w:top w:val="none" w:sz="0" w:space="0" w:color="auto"/>
            <w:left w:val="none" w:sz="0" w:space="0" w:color="auto"/>
            <w:bottom w:val="none" w:sz="0" w:space="0" w:color="auto"/>
            <w:right w:val="none" w:sz="0" w:space="0" w:color="auto"/>
          </w:divBdr>
        </w:div>
        <w:div w:id="56785676">
          <w:marLeft w:val="640"/>
          <w:marRight w:val="0"/>
          <w:marTop w:val="0"/>
          <w:marBottom w:val="0"/>
          <w:divBdr>
            <w:top w:val="none" w:sz="0" w:space="0" w:color="auto"/>
            <w:left w:val="none" w:sz="0" w:space="0" w:color="auto"/>
            <w:bottom w:val="none" w:sz="0" w:space="0" w:color="auto"/>
            <w:right w:val="none" w:sz="0" w:space="0" w:color="auto"/>
          </w:divBdr>
        </w:div>
        <w:div w:id="78446617">
          <w:marLeft w:val="640"/>
          <w:marRight w:val="0"/>
          <w:marTop w:val="0"/>
          <w:marBottom w:val="0"/>
          <w:divBdr>
            <w:top w:val="none" w:sz="0" w:space="0" w:color="auto"/>
            <w:left w:val="none" w:sz="0" w:space="0" w:color="auto"/>
            <w:bottom w:val="none" w:sz="0" w:space="0" w:color="auto"/>
            <w:right w:val="none" w:sz="0" w:space="0" w:color="auto"/>
          </w:divBdr>
        </w:div>
        <w:div w:id="132674041">
          <w:marLeft w:val="640"/>
          <w:marRight w:val="0"/>
          <w:marTop w:val="0"/>
          <w:marBottom w:val="0"/>
          <w:divBdr>
            <w:top w:val="none" w:sz="0" w:space="0" w:color="auto"/>
            <w:left w:val="none" w:sz="0" w:space="0" w:color="auto"/>
            <w:bottom w:val="none" w:sz="0" w:space="0" w:color="auto"/>
            <w:right w:val="none" w:sz="0" w:space="0" w:color="auto"/>
          </w:divBdr>
        </w:div>
        <w:div w:id="269246389">
          <w:marLeft w:val="640"/>
          <w:marRight w:val="0"/>
          <w:marTop w:val="0"/>
          <w:marBottom w:val="0"/>
          <w:divBdr>
            <w:top w:val="none" w:sz="0" w:space="0" w:color="auto"/>
            <w:left w:val="none" w:sz="0" w:space="0" w:color="auto"/>
            <w:bottom w:val="none" w:sz="0" w:space="0" w:color="auto"/>
            <w:right w:val="none" w:sz="0" w:space="0" w:color="auto"/>
          </w:divBdr>
        </w:div>
        <w:div w:id="376902491">
          <w:marLeft w:val="640"/>
          <w:marRight w:val="0"/>
          <w:marTop w:val="0"/>
          <w:marBottom w:val="0"/>
          <w:divBdr>
            <w:top w:val="none" w:sz="0" w:space="0" w:color="auto"/>
            <w:left w:val="none" w:sz="0" w:space="0" w:color="auto"/>
            <w:bottom w:val="none" w:sz="0" w:space="0" w:color="auto"/>
            <w:right w:val="none" w:sz="0" w:space="0" w:color="auto"/>
          </w:divBdr>
        </w:div>
        <w:div w:id="393237334">
          <w:marLeft w:val="640"/>
          <w:marRight w:val="0"/>
          <w:marTop w:val="0"/>
          <w:marBottom w:val="0"/>
          <w:divBdr>
            <w:top w:val="none" w:sz="0" w:space="0" w:color="auto"/>
            <w:left w:val="none" w:sz="0" w:space="0" w:color="auto"/>
            <w:bottom w:val="none" w:sz="0" w:space="0" w:color="auto"/>
            <w:right w:val="none" w:sz="0" w:space="0" w:color="auto"/>
          </w:divBdr>
        </w:div>
        <w:div w:id="410272487">
          <w:marLeft w:val="640"/>
          <w:marRight w:val="0"/>
          <w:marTop w:val="0"/>
          <w:marBottom w:val="0"/>
          <w:divBdr>
            <w:top w:val="none" w:sz="0" w:space="0" w:color="auto"/>
            <w:left w:val="none" w:sz="0" w:space="0" w:color="auto"/>
            <w:bottom w:val="none" w:sz="0" w:space="0" w:color="auto"/>
            <w:right w:val="none" w:sz="0" w:space="0" w:color="auto"/>
          </w:divBdr>
        </w:div>
        <w:div w:id="455369022">
          <w:marLeft w:val="640"/>
          <w:marRight w:val="0"/>
          <w:marTop w:val="0"/>
          <w:marBottom w:val="0"/>
          <w:divBdr>
            <w:top w:val="none" w:sz="0" w:space="0" w:color="auto"/>
            <w:left w:val="none" w:sz="0" w:space="0" w:color="auto"/>
            <w:bottom w:val="none" w:sz="0" w:space="0" w:color="auto"/>
            <w:right w:val="none" w:sz="0" w:space="0" w:color="auto"/>
          </w:divBdr>
        </w:div>
        <w:div w:id="473329992">
          <w:marLeft w:val="640"/>
          <w:marRight w:val="0"/>
          <w:marTop w:val="0"/>
          <w:marBottom w:val="0"/>
          <w:divBdr>
            <w:top w:val="none" w:sz="0" w:space="0" w:color="auto"/>
            <w:left w:val="none" w:sz="0" w:space="0" w:color="auto"/>
            <w:bottom w:val="none" w:sz="0" w:space="0" w:color="auto"/>
            <w:right w:val="none" w:sz="0" w:space="0" w:color="auto"/>
          </w:divBdr>
        </w:div>
        <w:div w:id="558442279">
          <w:marLeft w:val="640"/>
          <w:marRight w:val="0"/>
          <w:marTop w:val="0"/>
          <w:marBottom w:val="0"/>
          <w:divBdr>
            <w:top w:val="none" w:sz="0" w:space="0" w:color="auto"/>
            <w:left w:val="none" w:sz="0" w:space="0" w:color="auto"/>
            <w:bottom w:val="none" w:sz="0" w:space="0" w:color="auto"/>
            <w:right w:val="none" w:sz="0" w:space="0" w:color="auto"/>
          </w:divBdr>
        </w:div>
        <w:div w:id="568267733">
          <w:marLeft w:val="640"/>
          <w:marRight w:val="0"/>
          <w:marTop w:val="0"/>
          <w:marBottom w:val="0"/>
          <w:divBdr>
            <w:top w:val="none" w:sz="0" w:space="0" w:color="auto"/>
            <w:left w:val="none" w:sz="0" w:space="0" w:color="auto"/>
            <w:bottom w:val="none" w:sz="0" w:space="0" w:color="auto"/>
            <w:right w:val="none" w:sz="0" w:space="0" w:color="auto"/>
          </w:divBdr>
        </w:div>
        <w:div w:id="616259842">
          <w:marLeft w:val="640"/>
          <w:marRight w:val="0"/>
          <w:marTop w:val="0"/>
          <w:marBottom w:val="0"/>
          <w:divBdr>
            <w:top w:val="none" w:sz="0" w:space="0" w:color="auto"/>
            <w:left w:val="none" w:sz="0" w:space="0" w:color="auto"/>
            <w:bottom w:val="none" w:sz="0" w:space="0" w:color="auto"/>
            <w:right w:val="none" w:sz="0" w:space="0" w:color="auto"/>
          </w:divBdr>
        </w:div>
        <w:div w:id="639459024">
          <w:marLeft w:val="640"/>
          <w:marRight w:val="0"/>
          <w:marTop w:val="0"/>
          <w:marBottom w:val="0"/>
          <w:divBdr>
            <w:top w:val="none" w:sz="0" w:space="0" w:color="auto"/>
            <w:left w:val="none" w:sz="0" w:space="0" w:color="auto"/>
            <w:bottom w:val="none" w:sz="0" w:space="0" w:color="auto"/>
            <w:right w:val="none" w:sz="0" w:space="0" w:color="auto"/>
          </w:divBdr>
        </w:div>
        <w:div w:id="674723441">
          <w:marLeft w:val="640"/>
          <w:marRight w:val="0"/>
          <w:marTop w:val="0"/>
          <w:marBottom w:val="0"/>
          <w:divBdr>
            <w:top w:val="none" w:sz="0" w:space="0" w:color="auto"/>
            <w:left w:val="none" w:sz="0" w:space="0" w:color="auto"/>
            <w:bottom w:val="none" w:sz="0" w:space="0" w:color="auto"/>
            <w:right w:val="none" w:sz="0" w:space="0" w:color="auto"/>
          </w:divBdr>
        </w:div>
        <w:div w:id="689335640">
          <w:marLeft w:val="640"/>
          <w:marRight w:val="0"/>
          <w:marTop w:val="0"/>
          <w:marBottom w:val="0"/>
          <w:divBdr>
            <w:top w:val="none" w:sz="0" w:space="0" w:color="auto"/>
            <w:left w:val="none" w:sz="0" w:space="0" w:color="auto"/>
            <w:bottom w:val="none" w:sz="0" w:space="0" w:color="auto"/>
            <w:right w:val="none" w:sz="0" w:space="0" w:color="auto"/>
          </w:divBdr>
        </w:div>
        <w:div w:id="711073919">
          <w:marLeft w:val="640"/>
          <w:marRight w:val="0"/>
          <w:marTop w:val="0"/>
          <w:marBottom w:val="0"/>
          <w:divBdr>
            <w:top w:val="none" w:sz="0" w:space="0" w:color="auto"/>
            <w:left w:val="none" w:sz="0" w:space="0" w:color="auto"/>
            <w:bottom w:val="none" w:sz="0" w:space="0" w:color="auto"/>
            <w:right w:val="none" w:sz="0" w:space="0" w:color="auto"/>
          </w:divBdr>
        </w:div>
        <w:div w:id="716588676">
          <w:marLeft w:val="640"/>
          <w:marRight w:val="0"/>
          <w:marTop w:val="0"/>
          <w:marBottom w:val="0"/>
          <w:divBdr>
            <w:top w:val="none" w:sz="0" w:space="0" w:color="auto"/>
            <w:left w:val="none" w:sz="0" w:space="0" w:color="auto"/>
            <w:bottom w:val="none" w:sz="0" w:space="0" w:color="auto"/>
            <w:right w:val="none" w:sz="0" w:space="0" w:color="auto"/>
          </w:divBdr>
        </w:div>
        <w:div w:id="790897489">
          <w:marLeft w:val="640"/>
          <w:marRight w:val="0"/>
          <w:marTop w:val="0"/>
          <w:marBottom w:val="0"/>
          <w:divBdr>
            <w:top w:val="none" w:sz="0" w:space="0" w:color="auto"/>
            <w:left w:val="none" w:sz="0" w:space="0" w:color="auto"/>
            <w:bottom w:val="none" w:sz="0" w:space="0" w:color="auto"/>
            <w:right w:val="none" w:sz="0" w:space="0" w:color="auto"/>
          </w:divBdr>
        </w:div>
        <w:div w:id="799147463">
          <w:marLeft w:val="640"/>
          <w:marRight w:val="0"/>
          <w:marTop w:val="0"/>
          <w:marBottom w:val="0"/>
          <w:divBdr>
            <w:top w:val="none" w:sz="0" w:space="0" w:color="auto"/>
            <w:left w:val="none" w:sz="0" w:space="0" w:color="auto"/>
            <w:bottom w:val="none" w:sz="0" w:space="0" w:color="auto"/>
            <w:right w:val="none" w:sz="0" w:space="0" w:color="auto"/>
          </w:divBdr>
        </w:div>
        <w:div w:id="819079059">
          <w:marLeft w:val="640"/>
          <w:marRight w:val="0"/>
          <w:marTop w:val="0"/>
          <w:marBottom w:val="0"/>
          <w:divBdr>
            <w:top w:val="none" w:sz="0" w:space="0" w:color="auto"/>
            <w:left w:val="none" w:sz="0" w:space="0" w:color="auto"/>
            <w:bottom w:val="none" w:sz="0" w:space="0" w:color="auto"/>
            <w:right w:val="none" w:sz="0" w:space="0" w:color="auto"/>
          </w:divBdr>
        </w:div>
        <w:div w:id="835800181">
          <w:marLeft w:val="640"/>
          <w:marRight w:val="0"/>
          <w:marTop w:val="0"/>
          <w:marBottom w:val="0"/>
          <w:divBdr>
            <w:top w:val="none" w:sz="0" w:space="0" w:color="auto"/>
            <w:left w:val="none" w:sz="0" w:space="0" w:color="auto"/>
            <w:bottom w:val="none" w:sz="0" w:space="0" w:color="auto"/>
            <w:right w:val="none" w:sz="0" w:space="0" w:color="auto"/>
          </w:divBdr>
        </w:div>
        <w:div w:id="836506629">
          <w:marLeft w:val="640"/>
          <w:marRight w:val="0"/>
          <w:marTop w:val="0"/>
          <w:marBottom w:val="0"/>
          <w:divBdr>
            <w:top w:val="none" w:sz="0" w:space="0" w:color="auto"/>
            <w:left w:val="none" w:sz="0" w:space="0" w:color="auto"/>
            <w:bottom w:val="none" w:sz="0" w:space="0" w:color="auto"/>
            <w:right w:val="none" w:sz="0" w:space="0" w:color="auto"/>
          </w:divBdr>
        </w:div>
        <w:div w:id="875701256">
          <w:marLeft w:val="640"/>
          <w:marRight w:val="0"/>
          <w:marTop w:val="0"/>
          <w:marBottom w:val="0"/>
          <w:divBdr>
            <w:top w:val="none" w:sz="0" w:space="0" w:color="auto"/>
            <w:left w:val="none" w:sz="0" w:space="0" w:color="auto"/>
            <w:bottom w:val="none" w:sz="0" w:space="0" w:color="auto"/>
            <w:right w:val="none" w:sz="0" w:space="0" w:color="auto"/>
          </w:divBdr>
        </w:div>
        <w:div w:id="879165992">
          <w:marLeft w:val="640"/>
          <w:marRight w:val="0"/>
          <w:marTop w:val="0"/>
          <w:marBottom w:val="0"/>
          <w:divBdr>
            <w:top w:val="none" w:sz="0" w:space="0" w:color="auto"/>
            <w:left w:val="none" w:sz="0" w:space="0" w:color="auto"/>
            <w:bottom w:val="none" w:sz="0" w:space="0" w:color="auto"/>
            <w:right w:val="none" w:sz="0" w:space="0" w:color="auto"/>
          </w:divBdr>
        </w:div>
        <w:div w:id="892933895">
          <w:marLeft w:val="640"/>
          <w:marRight w:val="0"/>
          <w:marTop w:val="0"/>
          <w:marBottom w:val="0"/>
          <w:divBdr>
            <w:top w:val="none" w:sz="0" w:space="0" w:color="auto"/>
            <w:left w:val="none" w:sz="0" w:space="0" w:color="auto"/>
            <w:bottom w:val="none" w:sz="0" w:space="0" w:color="auto"/>
            <w:right w:val="none" w:sz="0" w:space="0" w:color="auto"/>
          </w:divBdr>
        </w:div>
        <w:div w:id="938828992">
          <w:marLeft w:val="640"/>
          <w:marRight w:val="0"/>
          <w:marTop w:val="0"/>
          <w:marBottom w:val="0"/>
          <w:divBdr>
            <w:top w:val="none" w:sz="0" w:space="0" w:color="auto"/>
            <w:left w:val="none" w:sz="0" w:space="0" w:color="auto"/>
            <w:bottom w:val="none" w:sz="0" w:space="0" w:color="auto"/>
            <w:right w:val="none" w:sz="0" w:space="0" w:color="auto"/>
          </w:divBdr>
        </w:div>
        <w:div w:id="1038165755">
          <w:marLeft w:val="640"/>
          <w:marRight w:val="0"/>
          <w:marTop w:val="0"/>
          <w:marBottom w:val="0"/>
          <w:divBdr>
            <w:top w:val="none" w:sz="0" w:space="0" w:color="auto"/>
            <w:left w:val="none" w:sz="0" w:space="0" w:color="auto"/>
            <w:bottom w:val="none" w:sz="0" w:space="0" w:color="auto"/>
            <w:right w:val="none" w:sz="0" w:space="0" w:color="auto"/>
          </w:divBdr>
        </w:div>
        <w:div w:id="1039430054">
          <w:marLeft w:val="640"/>
          <w:marRight w:val="0"/>
          <w:marTop w:val="0"/>
          <w:marBottom w:val="0"/>
          <w:divBdr>
            <w:top w:val="none" w:sz="0" w:space="0" w:color="auto"/>
            <w:left w:val="none" w:sz="0" w:space="0" w:color="auto"/>
            <w:bottom w:val="none" w:sz="0" w:space="0" w:color="auto"/>
            <w:right w:val="none" w:sz="0" w:space="0" w:color="auto"/>
          </w:divBdr>
        </w:div>
        <w:div w:id="1052266088">
          <w:marLeft w:val="640"/>
          <w:marRight w:val="0"/>
          <w:marTop w:val="0"/>
          <w:marBottom w:val="0"/>
          <w:divBdr>
            <w:top w:val="none" w:sz="0" w:space="0" w:color="auto"/>
            <w:left w:val="none" w:sz="0" w:space="0" w:color="auto"/>
            <w:bottom w:val="none" w:sz="0" w:space="0" w:color="auto"/>
            <w:right w:val="none" w:sz="0" w:space="0" w:color="auto"/>
          </w:divBdr>
        </w:div>
        <w:div w:id="1054892306">
          <w:marLeft w:val="640"/>
          <w:marRight w:val="0"/>
          <w:marTop w:val="0"/>
          <w:marBottom w:val="0"/>
          <w:divBdr>
            <w:top w:val="none" w:sz="0" w:space="0" w:color="auto"/>
            <w:left w:val="none" w:sz="0" w:space="0" w:color="auto"/>
            <w:bottom w:val="none" w:sz="0" w:space="0" w:color="auto"/>
            <w:right w:val="none" w:sz="0" w:space="0" w:color="auto"/>
          </w:divBdr>
        </w:div>
        <w:div w:id="1125738558">
          <w:marLeft w:val="640"/>
          <w:marRight w:val="0"/>
          <w:marTop w:val="0"/>
          <w:marBottom w:val="0"/>
          <w:divBdr>
            <w:top w:val="none" w:sz="0" w:space="0" w:color="auto"/>
            <w:left w:val="none" w:sz="0" w:space="0" w:color="auto"/>
            <w:bottom w:val="none" w:sz="0" w:space="0" w:color="auto"/>
            <w:right w:val="none" w:sz="0" w:space="0" w:color="auto"/>
          </w:divBdr>
        </w:div>
        <w:div w:id="1158418127">
          <w:marLeft w:val="640"/>
          <w:marRight w:val="0"/>
          <w:marTop w:val="0"/>
          <w:marBottom w:val="0"/>
          <w:divBdr>
            <w:top w:val="none" w:sz="0" w:space="0" w:color="auto"/>
            <w:left w:val="none" w:sz="0" w:space="0" w:color="auto"/>
            <w:bottom w:val="none" w:sz="0" w:space="0" w:color="auto"/>
            <w:right w:val="none" w:sz="0" w:space="0" w:color="auto"/>
          </w:divBdr>
        </w:div>
        <w:div w:id="1160270000">
          <w:marLeft w:val="640"/>
          <w:marRight w:val="0"/>
          <w:marTop w:val="0"/>
          <w:marBottom w:val="0"/>
          <w:divBdr>
            <w:top w:val="none" w:sz="0" w:space="0" w:color="auto"/>
            <w:left w:val="none" w:sz="0" w:space="0" w:color="auto"/>
            <w:bottom w:val="none" w:sz="0" w:space="0" w:color="auto"/>
            <w:right w:val="none" w:sz="0" w:space="0" w:color="auto"/>
          </w:divBdr>
        </w:div>
        <w:div w:id="1167474349">
          <w:marLeft w:val="640"/>
          <w:marRight w:val="0"/>
          <w:marTop w:val="0"/>
          <w:marBottom w:val="0"/>
          <w:divBdr>
            <w:top w:val="none" w:sz="0" w:space="0" w:color="auto"/>
            <w:left w:val="none" w:sz="0" w:space="0" w:color="auto"/>
            <w:bottom w:val="none" w:sz="0" w:space="0" w:color="auto"/>
            <w:right w:val="none" w:sz="0" w:space="0" w:color="auto"/>
          </w:divBdr>
        </w:div>
        <w:div w:id="1205019553">
          <w:marLeft w:val="640"/>
          <w:marRight w:val="0"/>
          <w:marTop w:val="0"/>
          <w:marBottom w:val="0"/>
          <w:divBdr>
            <w:top w:val="none" w:sz="0" w:space="0" w:color="auto"/>
            <w:left w:val="none" w:sz="0" w:space="0" w:color="auto"/>
            <w:bottom w:val="none" w:sz="0" w:space="0" w:color="auto"/>
            <w:right w:val="none" w:sz="0" w:space="0" w:color="auto"/>
          </w:divBdr>
        </w:div>
        <w:div w:id="1211921485">
          <w:marLeft w:val="640"/>
          <w:marRight w:val="0"/>
          <w:marTop w:val="0"/>
          <w:marBottom w:val="0"/>
          <w:divBdr>
            <w:top w:val="none" w:sz="0" w:space="0" w:color="auto"/>
            <w:left w:val="none" w:sz="0" w:space="0" w:color="auto"/>
            <w:bottom w:val="none" w:sz="0" w:space="0" w:color="auto"/>
            <w:right w:val="none" w:sz="0" w:space="0" w:color="auto"/>
          </w:divBdr>
        </w:div>
        <w:div w:id="1212771950">
          <w:marLeft w:val="640"/>
          <w:marRight w:val="0"/>
          <w:marTop w:val="0"/>
          <w:marBottom w:val="0"/>
          <w:divBdr>
            <w:top w:val="none" w:sz="0" w:space="0" w:color="auto"/>
            <w:left w:val="none" w:sz="0" w:space="0" w:color="auto"/>
            <w:bottom w:val="none" w:sz="0" w:space="0" w:color="auto"/>
            <w:right w:val="none" w:sz="0" w:space="0" w:color="auto"/>
          </w:divBdr>
        </w:div>
        <w:div w:id="1236285230">
          <w:marLeft w:val="640"/>
          <w:marRight w:val="0"/>
          <w:marTop w:val="0"/>
          <w:marBottom w:val="0"/>
          <w:divBdr>
            <w:top w:val="none" w:sz="0" w:space="0" w:color="auto"/>
            <w:left w:val="none" w:sz="0" w:space="0" w:color="auto"/>
            <w:bottom w:val="none" w:sz="0" w:space="0" w:color="auto"/>
            <w:right w:val="none" w:sz="0" w:space="0" w:color="auto"/>
          </w:divBdr>
        </w:div>
        <w:div w:id="1260680183">
          <w:marLeft w:val="640"/>
          <w:marRight w:val="0"/>
          <w:marTop w:val="0"/>
          <w:marBottom w:val="0"/>
          <w:divBdr>
            <w:top w:val="none" w:sz="0" w:space="0" w:color="auto"/>
            <w:left w:val="none" w:sz="0" w:space="0" w:color="auto"/>
            <w:bottom w:val="none" w:sz="0" w:space="0" w:color="auto"/>
            <w:right w:val="none" w:sz="0" w:space="0" w:color="auto"/>
          </w:divBdr>
        </w:div>
        <w:div w:id="1392459587">
          <w:marLeft w:val="640"/>
          <w:marRight w:val="0"/>
          <w:marTop w:val="0"/>
          <w:marBottom w:val="0"/>
          <w:divBdr>
            <w:top w:val="none" w:sz="0" w:space="0" w:color="auto"/>
            <w:left w:val="none" w:sz="0" w:space="0" w:color="auto"/>
            <w:bottom w:val="none" w:sz="0" w:space="0" w:color="auto"/>
            <w:right w:val="none" w:sz="0" w:space="0" w:color="auto"/>
          </w:divBdr>
        </w:div>
        <w:div w:id="1451627336">
          <w:marLeft w:val="640"/>
          <w:marRight w:val="0"/>
          <w:marTop w:val="0"/>
          <w:marBottom w:val="0"/>
          <w:divBdr>
            <w:top w:val="none" w:sz="0" w:space="0" w:color="auto"/>
            <w:left w:val="none" w:sz="0" w:space="0" w:color="auto"/>
            <w:bottom w:val="none" w:sz="0" w:space="0" w:color="auto"/>
            <w:right w:val="none" w:sz="0" w:space="0" w:color="auto"/>
          </w:divBdr>
        </w:div>
        <w:div w:id="1518226399">
          <w:marLeft w:val="640"/>
          <w:marRight w:val="0"/>
          <w:marTop w:val="0"/>
          <w:marBottom w:val="0"/>
          <w:divBdr>
            <w:top w:val="none" w:sz="0" w:space="0" w:color="auto"/>
            <w:left w:val="none" w:sz="0" w:space="0" w:color="auto"/>
            <w:bottom w:val="none" w:sz="0" w:space="0" w:color="auto"/>
            <w:right w:val="none" w:sz="0" w:space="0" w:color="auto"/>
          </w:divBdr>
        </w:div>
        <w:div w:id="1537154804">
          <w:marLeft w:val="640"/>
          <w:marRight w:val="0"/>
          <w:marTop w:val="0"/>
          <w:marBottom w:val="0"/>
          <w:divBdr>
            <w:top w:val="none" w:sz="0" w:space="0" w:color="auto"/>
            <w:left w:val="none" w:sz="0" w:space="0" w:color="auto"/>
            <w:bottom w:val="none" w:sz="0" w:space="0" w:color="auto"/>
            <w:right w:val="none" w:sz="0" w:space="0" w:color="auto"/>
          </w:divBdr>
        </w:div>
        <w:div w:id="1539587331">
          <w:marLeft w:val="640"/>
          <w:marRight w:val="0"/>
          <w:marTop w:val="0"/>
          <w:marBottom w:val="0"/>
          <w:divBdr>
            <w:top w:val="none" w:sz="0" w:space="0" w:color="auto"/>
            <w:left w:val="none" w:sz="0" w:space="0" w:color="auto"/>
            <w:bottom w:val="none" w:sz="0" w:space="0" w:color="auto"/>
            <w:right w:val="none" w:sz="0" w:space="0" w:color="auto"/>
          </w:divBdr>
        </w:div>
        <w:div w:id="1583104915">
          <w:marLeft w:val="640"/>
          <w:marRight w:val="0"/>
          <w:marTop w:val="0"/>
          <w:marBottom w:val="0"/>
          <w:divBdr>
            <w:top w:val="none" w:sz="0" w:space="0" w:color="auto"/>
            <w:left w:val="none" w:sz="0" w:space="0" w:color="auto"/>
            <w:bottom w:val="none" w:sz="0" w:space="0" w:color="auto"/>
            <w:right w:val="none" w:sz="0" w:space="0" w:color="auto"/>
          </w:divBdr>
        </w:div>
        <w:div w:id="1612125225">
          <w:marLeft w:val="640"/>
          <w:marRight w:val="0"/>
          <w:marTop w:val="0"/>
          <w:marBottom w:val="0"/>
          <w:divBdr>
            <w:top w:val="none" w:sz="0" w:space="0" w:color="auto"/>
            <w:left w:val="none" w:sz="0" w:space="0" w:color="auto"/>
            <w:bottom w:val="none" w:sz="0" w:space="0" w:color="auto"/>
            <w:right w:val="none" w:sz="0" w:space="0" w:color="auto"/>
          </w:divBdr>
        </w:div>
        <w:div w:id="1686130323">
          <w:marLeft w:val="640"/>
          <w:marRight w:val="0"/>
          <w:marTop w:val="0"/>
          <w:marBottom w:val="0"/>
          <w:divBdr>
            <w:top w:val="none" w:sz="0" w:space="0" w:color="auto"/>
            <w:left w:val="none" w:sz="0" w:space="0" w:color="auto"/>
            <w:bottom w:val="none" w:sz="0" w:space="0" w:color="auto"/>
            <w:right w:val="none" w:sz="0" w:space="0" w:color="auto"/>
          </w:divBdr>
        </w:div>
        <w:div w:id="1712806898">
          <w:marLeft w:val="640"/>
          <w:marRight w:val="0"/>
          <w:marTop w:val="0"/>
          <w:marBottom w:val="0"/>
          <w:divBdr>
            <w:top w:val="none" w:sz="0" w:space="0" w:color="auto"/>
            <w:left w:val="none" w:sz="0" w:space="0" w:color="auto"/>
            <w:bottom w:val="none" w:sz="0" w:space="0" w:color="auto"/>
            <w:right w:val="none" w:sz="0" w:space="0" w:color="auto"/>
          </w:divBdr>
        </w:div>
        <w:div w:id="1721123418">
          <w:marLeft w:val="640"/>
          <w:marRight w:val="0"/>
          <w:marTop w:val="0"/>
          <w:marBottom w:val="0"/>
          <w:divBdr>
            <w:top w:val="none" w:sz="0" w:space="0" w:color="auto"/>
            <w:left w:val="none" w:sz="0" w:space="0" w:color="auto"/>
            <w:bottom w:val="none" w:sz="0" w:space="0" w:color="auto"/>
            <w:right w:val="none" w:sz="0" w:space="0" w:color="auto"/>
          </w:divBdr>
        </w:div>
        <w:div w:id="1779829625">
          <w:marLeft w:val="640"/>
          <w:marRight w:val="0"/>
          <w:marTop w:val="0"/>
          <w:marBottom w:val="0"/>
          <w:divBdr>
            <w:top w:val="none" w:sz="0" w:space="0" w:color="auto"/>
            <w:left w:val="none" w:sz="0" w:space="0" w:color="auto"/>
            <w:bottom w:val="none" w:sz="0" w:space="0" w:color="auto"/>
            <w:right w:val="none" w:sz="0" w:space="0" w:color="auto"/>
          </w:divBdr>
        </w:div>
        <w:div w:id="1784419164">
          <w:marLeft w:val="640"/>
          <w:marRight w:val="0"/>
          <w:marTop w:val="0"/>
          <w:marBottom w:val="0"/>
          <w:divBdr>
            <w:top w:val="none" w:sz="0" w:space="0" w:color="auto"/>
            <w:left w:val="none" w:sz="0" w:space="0" w:color="auto"/>
            <w:bottom w:val="none" w:sz="0" w:space="0" w:color="auto"/>
            <w:right w:val="none" w:sz="0" w:space="0" w:color="auto"/>
          </w:divBdr>
        </w:div>
        <w:div w:id="1858273293">
          <w:marLeft w:val="640"/>
          <w:marRight w:val="0"/>
          <w:marTop w:val="0"/>
          <w:marBottom w:val="0"/>
          <w:divBdr>
            <w:top w:val="none" w:sz="0" w:space="0" w:color="auto"/>
            <w:left w:val="none" w:sz="0" w:space="0" w:color="auto"/>
            <w:bottom w:val="none" w:sz="0" w:space="0" w:color="auto"/>
            <w:right w:val="none" w:sz="0" w:space="0" w:color="auto"/>
          </w:divBdr>
        </w:div>
        <w:div w:id="1878934883">
          <w:marLeft w:val="640"/>
          <w:marRight w:val="0"/>
          <w:marTop w:val="0"/>
          <w:marBottom w:val="0"/>
          <w:divBdr>
            <w:top w:val="none" w:sz="0" w:space="0" w:color="auto"/>
            <w:left w:val="none" w:sz="0" w:space="0" w:color="auto"/>
            <w:bottom w:val="none" w:sz="0" w:space="0" w:color="auto"/>
            <w:right w:val="none" w:sz="0" w:space="0" w:color="auto"/>
          </w:divBdr>
        </w:div>
        <w:div w:id="1885479051">
          <w:marLeft w:val="640"/>
          <w:marRight w:val="0"/>
          <w:marTop w:val="0"/>
          <w:marBottom w:val="0"/>
          <w:divBdr>
            <w:top w:val="none" w:sz="0" w:space="0" w:color="auto"/>
            <w:left w:val="none" w:sz="0" w:space="0" w:color="auto"/>
            <w:bottom w:val="none" w:sz="0" w:space="0" w:color="auto"/>
            <w:right w:val="none" w:sz="0" w:space="0" w:color="auto"/>
          </w:divBdr>
        </w:div>
        <w:div w:id="1891794852">
          <w:marLeft w:val="640"/>
          <w:marRight w:val="0"/>
          <w:marTop w:val="0"/>
          <w:marBottom w:val="0"/>
          <w:divBdr>
            <w:top w:val="none" w:sz="0" w:space="0" w:color="auto"/>
            <w:left w:val="none" w:sz="0" w:space="0" w:color="auto"/>
            <w:bottom w:val="none" w:sz="0" w:space="0" w:color="auto"/>
            <w:right w:val="none" w:sz="0" w:space="0" w:color="auto"/>
          </w:divBdr>
        </w:div>
        <w:div w:id="1893537951">
          <w:marLeft w:val="640"/>
          <w:marRight w:val="0"/>
          <w:marTop w:val="0"/>
          <w:marBottom w:val="0"/>
          <w:divBdr>
            <w:top w:val="none" w:sz="0" w:space="0" w:color="auto"/>
            <w:left w:val="none" w:sz="0" w:space="0" w:color="auto"/>
            <w:bottom w:val="none" w:sz="0" w:space="0" w:color="auto"/>
            <w:right w:val="none" w:sz="0" w:space="0" w:color="auto"/>
          </w:divBdr>
        </w:div>
        <w:div w:id="1894196775">
          <w:marLeft w:val="640"/>
          <w:marRight w:val="0"/>
          <w:marTop w:val="0"/>
          <w:marBottom w:val="0"/>
          <w:divBdr>
            <w:top w:val="none" w:sz="0" w:space="0" w:color="auto"/>
            <w:left w:val="none" w:sz="0" w:space="0" w:color="auto"/>
            <w:bottom w:val="none" w:sz="0" w:space="0" w:color="auto"/>
            <w:right w:val="none" w:sz="0" w:space="0" w:color="auto"/>
          </w:divBdr>
        </w:div>
        <w:div w:id="1955089482">
          <w:marLeft w:val="640"/>
          <w:marRight w:val="0"/>
          <w:marTop w:val="0"/>
          <w:marBottom w:val="0"/>
          <w:divBdr>
            <w:top w:val="none" w:sz="0" w:space="0" w:color="auto"/>
            <w:left w:val="none" w:sz="0" w:space="0" w:color="auto"/>
            <w:bottom w:val="none" w:sz="0" w:space="0" w:color="auto"/>
            <w:right w:val="none" w:sz="0" w:space="0" w:color="auto"/>
          </w:divBdr>
        </w:div>
        <w:div w:id="2095393676">
          <w:marLeft w:val="640"/>
          <w:marRight w:val="0"/>
          <w:marTop w:val="0"/>
          <w:marBottom w:val="0"/>
          <w:divBdr>
            <w:top w:val="none" w:sz="0" w:space="0" w:color="auto"/>
            <w:left w:val="none" w:sz="0" w:space="0" w:color="auto"/>
            <w:bottom w:val="none" w:sz="0" w:space="0" w:color="auto"/>
            <w:right w:val="none" w:sz="0" w:space="0" w:color="auto"/>
          </w:divBdr>
        </w:div>
      </w:divsChild>
    </w:div>
    <w:div w:id="171796989">
      <w:marLeft w:val="640"/>
      <w:marRight w:val="0"/>
      <w:marTop w:val="0"/>
      <w:marBottom w:val="0"/>
      <w:divBdr>
        <w:top w:val="none" w:sz="0" w:space="0" w:color="auto"/>
        <w:left w:val="none" w:sz="0" w:space="0" w:color="auto"/>
        <w:bottom w:val="none" w:sz="0" w:space="0" w:color="auto"/>
        <w:right w:val="none" w:sz="0" w:space="0" w:color="auto"/>
      </w:divBdr>
    </w:div>
    <w:div w:id="174658375">
      <w:marLeft w:val="640"/>
      <w:marRight w:val="0"/>
      <w:marTop w:val="0"/>
      <w:marBottom w:val="0"/>
      <w:divBdr>
        <w:top w:val="none" w:sz="0" w:space="0" w:color="auto"/>
        <w:left w:val="none" w:sz="0" w:space="0" w:color="auto"/>
        <w:bottom w:val="none" w:sz="0" w:space="0" w:color="auto"/>
        <w:right w:val="none" w:sz="0" w:space="0" w:color="auto"/>
      </w:divBdr>
    </w:div>
    <w:div w:id="180509312">
      <w:marLeft w:val="640"/>
      <w:marRight w:val="0"/>
      <w:marTop w:val="0"/>
      <w:marBottom w:val="0"/>
      <w:divBdr>
        <w:top w:val="none" w:sz="0" w:space="0" w:color="auto"/>
        <w:left w:val="none" w:sz="0" w:space="0" w:color="auto"/>
        <w:bottom w:val="none" w:sz="0" w:space="0" w:color="auto"/>
        <w:right w:val="none" w:sz="0" w:space="0" w:color="auto"/>
      </w:divBdr>
    </w:div>
    <w:div w:id="192497220">
      <w:marLeft w:val="640"/>
      <w:marRight w:val="0"/>
      <w:marTop w:val="0"/>
      <w:marBottom w:val="0"/>
      <w:divBdr>
        <w:top w:val="none" w:sz="0" w:space="0" w:color="auto"/>
        <w:left w:val="none" w:sz="0" w:space="0" w:color="auto"/>
        <w:bottom w:val="none" w:sz="0" w:space="0" w:color="auto"/>
        <w:right w:val="none" w:sz="0" w:space="0" w:color="auto"/>
      </w:divBdr>
    </w:div>
    <w:div w:id="196939420">
      <w:bodyDiv w:val="1"/>
      <w:marLeft w:val="0"/>
      <w:marRight w:val="0"/>
      <w:marTop w:val="0"/>
      <w:marBottom w:val="0"/>
      <w:divBdr>
        <w:top w:val="none" w:sz="0" w:space="0" w:color="auto"/>
        <w:left w:val="none" w:sz="0" w:space="0" w:color="auto"/>
        <w:bottom w:val="none" w:sz="0" w:space="0" w:color="auto"/>
        <w:right w:val="none" w:sz="0" w:space="0" w:color="auto"/>
      </w:divBdr>
    </w:div>
    <w:div w:id="197668894">
      <w:marLeft w:val="640"/>
      <w:marRight w:val="0"/>
      <w:marTop w:val="0"/>
      <w:marBottom w:val="0"/>
      <w:divBdr>
        <w:top w:val="none" w:sz="0" w:space="0" w:color="auto"/>
        <w:left w:val="none" w:sz="0" w:space="0" w:color="auto"/>
        <w:bottom w:val="none" w:sz="0" w:space="0" w:color="auto"/>
        <w:right w:val="none" w:sz="0" w:space="0" w:color="auto"/>
      </w:divBdr>
    </w:div>
    <w:div w:id="199055801">
      <w:marLeft w:val="640"/>
      <w:marRight w:val="0"/>
      <w:marTop w:val="0"/>
      <w:marBottom w:val="0"/>
      <w:divBdr>
        <w:top w:val="none" w:sz="0" w:space="0" w:color="auto"/>
        <w:left w:val="none" w:sz="0" w:space="0" w:color="auto"/>
        <w:bottom w:val="none" w:sz="0" w:space="0" w:color="auto"/>
        <w:right w:val="none" w:sz="0" w:space="0" w:color="auto"/>
      </w:divBdr>
    </w:div>
    <w:div w:id="200636908">
      <w:marLeft w:val="640"/>
      <w:marRight w:val="0"/>
      <w:marTop w:val="0"/>
      <w:marBottom w:val="0"/>
      <w:divBdr>
        <w:top w:val="none" w:sz="0" w:space="0" w:color="auto"/>
        <w:left w:val="none" w:sz="0" w:space="0" w:color="auto"/>
        <w:bottom w:val="none" w:sz="0" w:space="0" w:color="auto"/>
        <w:right w:val="none" w:sz="0" w:space="0" w:color="auto"/>
      </w:divBdr>
    </w:div>
    <w:div w:id="208810285">
      <w:marLeft w:val="640"/>
      <w:marRight w:val="0"/>
      <w:marTop w:val="0"/>
      <w:marBottom w:val="0"/>
      <w:divBdr>
        <w:top w:val="none" w:sz="0" w:space="0" w:color="auto"/>
        <w:left w:val="none" w:sz="0" w:space="0" w:color="auto"/>
        <w:bottom w:val="none" w:sz="0" w:space="0" w:color="auto"/>
        <w:right w:val="none" w:sz="0" w:space="0" w:color="auto"/>
      </w:divBdr>
    </w:div>
    <w:div w:id="210115823">
      <w:marLeft w:val="640"/>
      <w:marRight w:val="0"/>
      <w:marTop w:val="0"/>
      <w:marBottom w:val="0"/>
      <w:divBdr>
        <w:top w:val="none" w:sz="0" w:space="0" w:color="auto"/>
        <w:left w:val="none" w:sz="0" w:space="0" w:color="auto"/>
        <w:bottom w:val="none" w:sz="0" w:space="0" w:color="auto"/>
        <w:right w:val="none" w:sz="0" w:space="0" w:color="auto"/>
      </w:divBdr>
    </w:div>
    <w:div w:id="212352923">
      <w:marLeft w:val="640"/>
      <w:marRight w:val="0"/>
      <w:marTop w:val="0"/>
      <w:marBottom w:val="0"/>
      <w:divBdr>
        <w:top w:val="none" w:sz="0" w:space="0" w:color="auto"/>
        <w:left w:val="none" w:sz="0" w:space="0" w:color="auto"/>
        <w:bottom w:val="none" w:sz="0" w:space="0" w:color="auto"/>
        <w:right w:val="none" w:sz="0" w:space="0" w:color="auto"/>
      </w:divBdr>
    </w:div>
    <w:div w:id="213464516">
      <w:marLeft w:val="640"/>
      <w:marRight w:val="0"/>
      <w:marTop w:val="0"/>
      <w:marBottom w:val="0"/>
      <w:divBdr>
        <w:top w:val="none" w:sz="0" w:space="0" w:color="auto"/>
        <w:left w:val="none" w:sz="0" w:space="0" w:color="auto"/>
        <w:bottom w:val="none" w:sz="0" w:space="0" w:color="auto"/>
        <w:right w:val="none" w:sz="0" w:space="0" w:color="auto"/>
      </w:divBdr>
    </w:div>
    <w:div w:id="213545838">
      <w:marLeft w:val="640"/>
      <w:marRight w:val="0"/>
      <w:marTop w:val="0"/>
      <w:marBottom w:val="0"/>
      <w:divBdr>
        <w:top w:val="none" w:sz="0" w:space="0" w:color="auto"/>
        <w:left w:val="none" w:sz="0" w:space="0" w:color="auto"/>
        <w:bottom w:val="none" w:sz="0" w:space="0" w:color="auto"/>
        <w:right w:val="none" w:sz="0" w:space="0" w:color="auto"/>
      </w:divBdr>
    </w:div>
    <w:div w:id="214440305">
      <w:marLeft w:val="640"/>
      <w:marRight w:val="0"/>
      <w:marTop w:val="0"/>
      <w:marBottom w:val="0"/>
      <w:divBdr>
        <w:top w:val="none" w:sz="0" w:space="0" w:color="auto"/>
        <w:left w:val="none" w:sz="0" w:space="0" w:color="auto"/>
        <w:bottom w:val="none" w:sz="0" w:space="0" w:color="auto"/>
        <w:right w:val="none" w:sz="0" w:space="0" w:color="auto"/>
      </w:divBdr>
    </w:div>
    <w:div w:id="214970567">
      <w:marLeft w:val="640"/>
      <w:marRight w:val="0"/>
      <w:marTop w:val="0"/>
      <w:marBottom w:val="0"/>
      <w:divBdr>
        <w:top w:val="none" w:sz="0" w:space="0" w:color="auto"/>
        <w:left w:val="none" w:sz="0" w:space="0" w:color="auto"/>
        <w:bottom w:val="none" w:sz="0" w:space="0" w:color="auto"/>
        <w:right w:val="none" w:sz="0" w:space="0" w:color="auto"/>
      </w:divBdr>
    </w:div>
    <w:div w:id="216279030">
      <w:marLeft w:val="640"/>
      <w:marRight w:val="0"/>
      <w:marTop w:val="0"/>
      <w:marBottom w:val="0"/>
      <w:divBdr>
        <w:top w:val="none" w:sz="0" w:space="0" w:color="auto"/>
        <w:left w:val="none" w:sz="0" w:space="0" w:color="auto"/>
        <w:bottom w:val="none" w:sz="0" w:space="0" w:color="auto"/>
        <w:right w:val="none" w:sz="0" w:space="0" w:color="auto"/>
      </w:divBdr>
    </w:div>
    <w:div w:id="216859941">
      <w:marLeft w:val="640"/>
      <w:marRight w:val="0"/>
      <w:marTop w:val="0"/>
      <w:marBottom w:val="0"/>
      <w:divBdr>
        <w:top w:val="none" w:sz="0" w:space="0" w:color="auto"/>
        <w:left w:val="none" w:sz="0" w:space="0" w:color="auto"/>
        <w:bottom w:val="none" w:sz="0" w:space="0" w:color="auto"/>
        <w:right w:val="none" w:sz="0" w:space="0" w:color="auto"/>
      </w:divBdr>
    </w:div>
    <w:div w:id="217789571">
      <w:marLeft w:val="640"/>
      <w:marRight w:val="0"/>
      <w:marTop w:val="0"/>
      <w:marBottom w:val="0"/>
      <w:divBdr>
        <w:top w:val="none" w:sz="0" w:space="0" w:color="auto"/>
        <w:left w:val="none" w:sz="0" w:space="0" w:color="auto"/>
        <w:bottom w:val="none" w:sz="0" w:space="0" w:color="auto"/>
        <w:right w:val="none" w:sz="0" w:space="0" w:color="auto"/>
      </w:divBdr>
    </w:div>
    <w:div w:id="217865962">
      <w:marLeft w:val="640"/>
      <w:marRight w:val="0"/>
      <w:marTop w:val="0"/>
      <w:marBottom w:val="0"/>
      <w:divBdr>
        <w:top w:val="none" w:sz="0" w:space="0" w:color="auto"/>
        <w:left w:val="none" w:sz="0" w:space="0" w:color="auto"/>
        <w:bottom w:val="none" w:sz="0" w:space="0" w:color="auto"/>
        <w:right w:val="none" w:sz="0" w:space="0" w:color="auto"/>
      </w:divBdr>
    </w:div>
    <w:div w:id="220101688">
      <w:marLeft w:val="640"/>
      <w:marRight w:val="0"/>
      <w:marTop w:val="0"/>
      <w:marBottom w:val="0"/>
      <w:divBdr>
        <w:top w:val="none" w:sz="0" w:space="0" w:color="auto"/>
        <w:left w:val="none" w:sz="0" w:space="0" w:color="auto"/>
        <w:bottom w:val="none" w:sz="0" w:space="0" w:color="auto"/>
        <w:right w:val="none" w:sz="0" w:space="0" w:color="auto"/>
      </w:divBdr>
    </w:div>
    <w:div w:id="222059130">
      <w:marLeft w:val="640"/>
      <w:marRight w:val="0"/>
      <w:marTop w:val="0"/>
      <w:marBottom w:val="0"/>
      <w:divBdr>
        <w:top w:val="none" w:sz="0" w:space="0" w:color="auto"/>
        <w:left w:val="none" w:sz="0" w:space="0" w:color="auto"/>
        <w:bottom w:val="none" w:sz="0" w:space="0" w:color="auto"/>
        <w:right w:val="none" w:sz="0" w:space="0" w:color="auto"/>
      </w:divBdr>
    </w:div>
    <w:div w:id="226647829">
      <w:marLeft w:val="640"/>
      <w:marRight w:val="0"/>
      <w:marTop w:val="0"/>
      <w:marBottom w:val="0"/>
      <w:divBdr>
        <w:top w:val="none" w:sz="0" w:space="0" w:color="auto"/>
        <w:left w:val="none" w:sz="0" w:space="0" w:color="auto"/>
        <w:bottom w:val="none" w:sz="0" w:space="0" w:color="auto"/>
        <w:right w:val="none" w:sz="0" w:space="0" w:color="auto"/>
      </w:divBdr>
    </w:div>
    <w:div w:id="227499470">
      <w:marLeft w:val="640"/>
      <w:marRight w:val="0"/>
      <w:marTop w:val="0"/>
      <w:marBottom w:val="0"/>
      <w:divBdr>
        <w:top w:val="none" w:sz="0" w:space="0" w:color="auto"/>
        <w:left w:val="none" w:sz="0" w:space="0" w:color="auto"/>
        <w:bottom w:val="none" w:sz="0" w:space="0" w:color="auto"/>
        <w:right w:val="none" w:sz="0" w:space="0" w:color="auto"/>
      </w:divBdr>
    </w:div>
    <w:div w:id="233516280">
      <w:marLeft w:val="640"/>
      <w:marRight w:val="0"/>
      <w:marTop w:val="0"/>
      <w:marBottom w:val="0"/>
      <w:divBdr>
        <w:top w:val="none" w:sz="0" w:space="0" w:color="auto"/>
        <w:left w:val="none" w:sz="0" w:space="0" w:color="auto"/>
        <w:bottom w:val="none" w:sz="0" w:space="0" w:color="auto"/>
        <w:right w:val="none" w:sz="0" w:space="0" w:color="auto"/>
      </w:divBdr>
    </w:div>
    <w:div w:id="235165775">
      <w:marLeft w:val="640"/>
      <w:marRight w:val="0"/>
      <w:marTop w:val="0"/>
      <w:marBottom w:val="0"/>
      <w:divBdr>
        <w:top w:val="none" w:sz="0" w:space="0" w:color="auto"/>
        <w:left w:val="none" w:sz="0" w:space="0" w:color="auto"/>
        <w:bottom w:val="none" w:sz="0" w:space="0" w:color="auto"/>
        <w:right w:val="none" w:sz="0" w:space="0" w:color="auto"/>
      </w:divBdr>
    </w:div>
    <w:div w:id="236327409">
      <w:marLeft w:val="640"/>
      <w:marRight w:val="0"/>
      <w:marTop w:val="0"/>
      <w:marBottom w:val="0"/>
      <w:divBdr>
        <w:top w:val="none" w:sz="0" w:space="0" w:color="auto"/>
        <w:left w:val="none" w:sz="0" w:space="0" w:color="auto"/>
        <w:bottom w:val="none" w:sz="0" w:space="0" w:color="auto"/>
        <w:right w:val="none" w:sz="0" w:space="0" w:color="auto"/>
      </w:divBdr>
    </w:div>
    <w:div w:id="241526464">
      <w:marLeft w:val="640"/>
      <w:marRight w:val="0"/>
      <w:marTop w:val="0"/>
      <w:marBottom w:val="0"/>
      <w:divBdr>
        <w:top w:val="none" w:sz="0" w:space="0" w:color="auto"/>
        <w:left w:val="none" w:sz="0" w:space="0" w:color="auto"/>
        <w:bottom w:val="none" w:sz="0" w:space="0" w:color="auto"/>
        <w:right w:val="none" w:sz="0" w:space="0" w:color="auto"/>
      </w:divBdr>
    </w:div>
    <w:div w:id="243105005">
      <w:marLeft w:val="640"/>
      <w:marRight w:val="0"/>
      <w:marTop w:val="0"/>
      <w:marBottom w:val="0"/>
      <w:divBdr>
        <w:top w:val="none" w:sz="0" w:space="0" w:color="auto"/>
        <w:left w:val="none" w:sz="0" w:space="0" w:color="auto"/>
        <w:bottom w:val="none" w:sz="0" w:space="0" w:color="auto"/>
        <w:right w:val="none" w:sz="0" w:space="0" w:color="auto"/>
      </w:divBdr>
    </w:div>
    <w:div w:id="259341006">
      <w:marLeft w:val="640"/>
      <w:marRight w:val="0"/>
      <w:marTop w:val="0"/>
      <w:marBottom w:val="0"/>
      <w:divBdr>
        <w:top w:val="none" w:sz="0" w:space="0" w:color="auto"/>
        <w:left w:val="none" w:sz="0" w:space="0" w:color="auto"/>
        <w:bottom w:val="none" w:sz="0" w:space="0" w:color="auto"/>
        <w:right w:val="none" w:sz="0" w:space="0" w:color="auto"/>
      </w:divBdr>
    </w:div>
    <w:div w:id="263848410">
      <w:marLeft w:val="640"/>
      <w:marRight w:val="0"/>
      <w:marTop w:val="0"/>
      <w:marBottom w:val="0"/>
      <w:divBdr>
        <w:top w:val="none" w:sz="0" w:space="0" w:color="auto"/>
        <w:left w:val="none" w:sz="0" w:space="0" w:color="auto"/>
        <w:bottom w:val="none" w:sz="0" w:space="0" w:color="auto"/>
        <w:right w:val="none" w:sz="0" w:space="0" w:color="auto"/>
      </w:divBdr>
    </w:div>
    <w:div w:id="267348928">
      <w:marLeft w:val="640"/>
      <w:marRight w:val="0"/>
      <w:marTop w:val="0"/>
      <w:marBottom w:val="0"/>
      <w:divBdr>
        <w:top w:val="none" w:sz="0" w:space="0" w:color="auto"/>
        <w:left w:val="none" w:sz="0" w:space="0" w:color="auto"/>
        <w:bottom w:val="none" w:sz="0" w:space="0" w:color="auto"/>
        <w:right w:val="none" w:sz="0" w:space="0" w:color="auto"/>
      </w:divBdr>
    </w:div>
    <w:div w:id="278681754">
      <w:marLeft w:val="640"/>
      <w:marRight w:val="0"/>
      <w:marTop w:val="0"/>
      <w:marBottom w:val="0"/>
      <w:divBdr>
        <w:top w:val="none" w:sz="0" w:space="0" w:color="auto"/>
        <w:left w:val="none" w:sz="0" w:space="0" w:color="auto"/>
        <w:bottom w:val="none" w:sz="0" w:space="0" w:color="auto"/>
        <w:right w:val="none" w:sz="0" w:space="0" w:color="auto"/>
      </w:divBdr>
    </w:div>
    <w:div w:id="278881223">
      <w:marLeft w:val="640"/>
      <w:marRight w:val="0"/>
      <w:marTop w:val="0"/>
      <w:marBottom w:val="0"/>
      <w:divBdr>
        <w:top w:val="none" w:sz="0" w:space="0" w:color="auto"/>
        <w:left w:val="none" w:sz="0" w:space="0" w:color="auto"/>
        <w:bottom w:val="none" w:sz="0" w:space="0" w:color="auto"/>
        <w:right w:val="none" w:sz="0" w:space="0" w:color="auto"/>
      </w:divBdr>
    </w:div>
    <w:div w:id="281688693">
      <w:marLeft w:val="640"/>
      <w:marRight w:val="0"/>
      <w:marTop w:val="0"/>
      <w:marBottom w:val="0"/>
      <w:divBdr>
        <w:top w:val="none" w:sz="0" w:space="0" w:color="auto"/>
        <w:left w:val="none" w:sz="0" w:space="0" w:color="auto"/>
        <w:bottom w:val="none" w:sz="0" w:space="0" w:color="auto"/>
        <w:right w:val="none" w:sz="0" w:space="0" w:color="auto"/>
      </w:divBdr>
    </w:div>
    <w:div w:id="286856968">
      <w:marLeft w:val="640"/>
      <w:marRight w:val="0"/>
      <w:marTop w:val="0"/>
      <w:marBottom w:val="0"/>
      <w:divBdr>
        <w:top w:val="none" w:sz="0" w:space="0" w:color="auto"/>
        <w:left w:val="none" w:sz="0" w:space="0" w:color="auto"/>
        <w:bottom w:val="none" w:sz="0" w:space="0" w:color="auto"/>
        <w:right w:val="none" w:sz="0" w:space="0" w:color="auto"/>
      </w:divBdr>
    </w:div>
    <w:div w:id="292251882">
      <w:marLeft w:val="640"/>
      <w:marRight w:val="0"/>
      <w:marTop w:val="0"/>
      <w:marBottom w:val="0"/>
      <w:divBdr>
        <w:top w:val="none" w:sz="0" w:space="0" w:color="auto"/>
        <w:left w:val="none" w:sz="0" w:space="0" w:color="auto"/>
        <w:bottom w:val="none" w:sz="0" w:space="0" w:color="auto"/>
        <w:right w:val="none" w:sz="0" w:space="0" w:color="auto"/>
      </w:divBdr>
    </w:div>
    <w:div w:id="293021336">
      <w:marLeft w:val="640"/>
      <w:marRight w:val="0"/>
      <w:marTop w:val="0"/>
      <w:marBottom w:val="0"/>
      <w:divBdr>
        <w:top w:val="none" w:sz="0" w:space="0" w:color="auto"/>
        <w:left w:val="none" w:sz="0" w:space="0" w:color="auto"/>
        <w:bottom w:val="none" w:sz="0" w:space="0" w:color="auto"/>
        <w:right w:val="none" w:sz="0" w:space="0" w:color="auto"/>
      </w:divBdr>
    </w:div>
    <w:div w:id="293217610">
      <w:marLeft w:val="640"/>
      <w:marRight w:val="0"/>
      <w:marTop w:val="0"/>
      <w:marBottom w:val="0"/>
      <w:divBdr>
        <w:top w:val="none" w:sz="0" w:space="0" w:color="auto"/>
        <w:left w:val="none" w:sz="0" w:space="0" w:color="auto"/>
        <w:bottom w:val="none" w:sz="0" w:space="0" w:color="auto"/>
        <w:right w:val="none" w:sz="0" w:space="0" w:color="auto"/>
      </w:divBdr>
    </w:div>
    <w:div w:id="295843016">
      <w:marLeft w:val="640"/>
      <w:marRight w:val="0"/>
      <w:marTop w:val="0"/>
      <w:marBottom w:val="0"/>
      <w:divBdr>
        <w:top w:val="none" w:sz="0" w:space="0" w:color="auto"/>
        <w:left w:val="none" w:sz="0" w:space="0" w:color="auto"/>
        <w:bottom w:val="none" w:sz="0" w:space="0" w:color="auto"/>
        <w:right w:val="none" w:sz="0" w:space="0" w:color="auto"/>
      </w:divBdr>
    </w:div>
    <w:div w:id="298655082">
      <w:marLeft w:val="640"/>
      <w:marRight w:val="0"/>
      <w:marTop w:val="0"/>
      <w:marBottom w:val="0"/>
      <w:divBdr>
        <w:top w:val="none" w:sz="0" w:space="0" w:color="auto"/>
        <w:left w:val="none" w:sz="0" w:space="0" w:color="auto"/>
        <w:bottom w:val="none" w:sz="0" w:space="0" w:color="auto"/>
        <w:right w:val="none" w:sz="0" w:space="0" w:color="auto"/>
      </w:divBdr>
    </w:div>
    <w:div w:id="299919212">
      <w:marLeft w:val="640"/>
      <w:marRight w:val="0"/>
      <w:marTop w:val="0"/>
      <w:marBottom w:val="0"/>
      <w:divBdr>
        <w:top w:val="none" w:sz="0" w:space="0" w:color="auto"/>
        <w:left w:val="none" w:sz="0" w:space="0" w:color="auto"/>
        <w:bottom w:val="none" w:sz="0" w:space="0" w:color="auto"/>
        <w:right w:val="none" w:sz="0" w:space="0" w:color="auto"/>
      </w:divBdr>
    </w:div>
    <w:div w:id="304436304">
      <w:marLeft w:val="640"/>
      <w:marRight w:val="0"/>
      <w:marTop w:val="0"/>
      <w:marBottom w:val="0"/>
      <w:divBdr>
        <w:top w:val="none" w:sz="0" w:space="0" w:color="auto"/>
        <w:left w:val="none" w:sz="0" w:space="0" w:color="auto"/>
        <w:bottom w:val="none" w:sz="0" w:space="0" w:color="auto"/>
        <w:right w:val="none" w:sz="0" w:space="0" w:color="auto"/>
      </w:divBdr>
    </w:div>
    <w:div w:id="305281069">
      <w:bodyDiv w:val="1"/>
      <w:marLeft w:val="0"/>
      <w:marRight w:val="0"/>
      <w:marTop w:val="0"/>
      <w:marBottom w:val="0"/>
      <w:divBdr>
        <w:top w:val="none" w:sz="0" w:space="0" w:color="auto"/>
        <w:left w:val="none" w:sz="0" w:space="0" w:color="auto"/>
        <w:bottom w:val="none" w:sz="0" w:space="0" w:color="auto"/>
        <w:right w:val="none" w:sz="0" w:space="0" w:color="auto"/>
      </w:divBdr>
    </w:div>
    <w:div w:id="310982878">
      <w:marLeft w:val="640"/>
      <w:marRight w:val="0"/>
      <w:marTop w:val="0"/>
      <w:marBottom w:val="0"/>
      <w:divBdr>
        <w:top w:val="none" w:sz="0" w:space="0" w:color="auto"/>
        <w:left w:val="none" w:sz="0" w:space="0" w:color="auto"/>
        <w:bottom w:val="none" w:sz="0" w:space="0" w:color="auto"/>
        <w:right w:val="none" w:sz="0" w:space="0" w:color="auto"/>
      </w:divBdr>
    </w:div>
    <w:div w:id="315962944">
      <w:marLeft w:val="640"/>
      <w:marRight w:val="0"/>
      <w:marTop w:val="0"/>
      <w:marBottom w:val="0"/>
      <w:divBdr>
        <w:top w:val="none" w:sz="0" w:space="0" w:color="auto"/>
        <w:left w:val="none" w:sz="0" w:space="0" w:color="auto"/>
        <w:bottom w:val="none" w:sz="0" w:space="0" w:color="auto"/>
        <w:right w:val="none" w:sz="0" w:space="0" w:color="auto"/>
      </w:divBdr>
    </w:div>
    <w:div w:id="324862384">
      <w:marLeft w:val="640"/>
      <w:marRight w:val="0"/>
      <w:marTop w:val="0"/>
      <w:marBottom w:val="0"/>
      <w:divBdr>
        <w:top w:val="none" w:sz="0" w:space="0" w:color="auto"/>
        <w:left w:val="none" w:sz="0" w:space="0" w:color="auto"/>
        <w:bottom w:val="none" w:sz="0" w:space="0" w:color="auto"/>
        <w:right w:val="none" w:sz="0" w:space="0" w:color="auto"/>
      </w:divBdr>
    </w:div>
    <w:div w:id="330959294">
      <w:marLeft w:val="640"/>
      <w:marRight w:val="0"/>
      <w:marTop w:val="0"/>
      <w:marBottom w:val="0"/>
      <w:divBdr>
        <w:top w:val="none" w:sz="0" w:space="0" w:color="auto"/>
        <w:left w:val="none" w:sz="0" w:space="0" w:color="auto"/>
        <w:bottom w:val="none" w:sz="0" w:space="0" w:color="auto"/>
        <w:right w:val="none" w:sz="0" w:space="0" w:color="auto"/>
      </w:divBdr>
    </w:div>
    <w:div w:id="334842133">
      <w:bodyDiv w:val="1"/>
      <w:marLeft w:val="0"/>
      <w:marRight w:val="0"/>
      <w:marTop w:val="0"/>
      <w:marBottom w:val="0"/>
      <w:divBdr>
        <w:top w:val="none" w:sz="0" w:space="0" w:color="auto"/>
        <w:left w:val="none" w:sz="0" w:space="0" w:color="auto"/>
        <w:bottom w:val="none" w:sz="0" w:space="0" w:color="auto"/>
        <w:right w:val="none" w:sz="0" w:space="0" w:color="auto"/>
      </w:divBdr>
      <w:divsChild>
        <w:div w:id="2094234753">
          <w:marLeft w:val="0"/>
          <w:marRight w:val="0"/>
          <w:marTop w:val="0"/>
          <w:marBottom w:val="0"/>
          <w:divBdr>
            <w:top w:val="none" w:sz="0" w:space="0" w:color="auto"/>
            <w:left w:val="none" w:sz="0" w:space="0" w:color="auto"/>
            <w:bottom w:val="none" w:sz="0" w:space="0" w:color="auto"/>
            <w:right w:val="none" w:sz="0" w:space="0" w:color="auto"/>
          </w:divBdr>
          <w:divsChild>
            <w:div w:id="521089264">
              <w:marLeft w:val="0"/>
              <w:marRight w:val="0"/>
              <w:marTop w:val="0"/>
              <w:marBottom w:val="0"/>
              <w:divBdr>
                <w:top w:val="none" w:sz="0" w:space="0" w:color="auto"/>
                <w:left w:val="none" w:sz="0" w:space="0" w:color="auto"/>
                <w:bottom w:val="none" w:sz="0" w:space="0" w:color="auto"/>
                <w:right w:val="none" w:sz="0" w:space="0" w:color="auto"/>
              </w:divBdr>
              <w:divsChild>
                <w:div w:id="186373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005227">
      <w:marLeft w:val="640"/>
      <w:marRight w:val="0"/>
      <w:marTop w:val="0"/>
      <w:marBottom w:val="0"/>
      <w:divBdr>
        <w:top w:val="none" w:sz="0" w:space="0" w:color="auto"/>
        <w:left w:val="none" w:sz="0" w:space="0" w:color="auto"/>
        <w:bottom w:val="none" w:sz="0" w:space="0" w:color="auto"/>
        <w:right w:val="none" w:sz="0" w:space="0" w:color="auto"/>
      </w:divBdr>
    </w:div>
    <w:div w:id="343099176">
      <w:marLeft w:val="640"/>
      <w:marRight w:val="0"/>
      <w:marTop w:val="0"/>
      <w:marBottom w:val="0"/>
      <w:divBdr>
        <w:top w:val="none" w:sz="0" w:space="0" w:color="auto"/>
        <w:left w:val="none" w:sz="0" w:space="0" w:color="auto"/>
        <w:bottom w:val="none" w:sz="0" w:space="0" w:color="auto"/>
        <w:right w:val="none" w:sz="0" w:space="0" w:color="auto"/>
      </w:divBdr>
    </w:div>
    <w:div w:id="349373832">
      <w:marLeft w:val="640"/>
      <w:marRight w:val="0"/>
      <w:marTop w:val="0"/>
      <w:marBottom w:val="0"/>
      <w:divBdr>
        <w:top w:val="none" w:sz="0" w:space="0" w:color="auto"/>
        <w:left w:val="none" w:sz="0" w:space="0" w:color="auto"/>
        <w:bottom w:val="none" w:sz="0" w:space="0" w:color="auto"/>
        <w:right w:val="none" w:sz="0" w:space="0" w:color="auto"/>
      </w:divBdr>
    </w:div>
    <w:div w:id="350306716">
      <w:marLeft w:val="640"/>
      <w:marRight w:val="0"/>
      <w:marTop w:val="0"/>
      <w:marBottom w:val="0"/>
      <w:divBdr>
        <w:top w:val="none" w:sz="0" w:space="0" w:color="auto"/>
        <w:left w:val="none" w:sz="0" w:space="0" w:color="auto"/>
        <w:bottom w:val="none" w:sz="0" w:space="0" w:color="auto"/>
        <w:right w:val="none" w:sz="0" w:space="0" w:color="auto"/>
      </w:divBdr>
    </w:div>
    <w:div w:id="353002036">
      <w:marLeft w:val="640"/>
      <w:marRight w:val="0"/>
      <w:marTop w:val="0"/>
      <w:marBottom w:val="0"/>
      <w:divBdr>
        <w:top w:val="none" w:sz="0" w:space="0" w:color="auto"/>
        <w:left w:val="none" w:sz="0" w:space="0" w:color="auto"/>
        <w:bottom w:val="none" w:sz="0" w:space="0" w:color="auto"/>
        <w:right w:val="none" w:sz="0" w:space="0" w:color="auto"/>
      </w:divBdr>
    </w:div>
    <w:div w:id="355274429">
      <w:marLeft w:val="640"/>
      <w:marRight w:val="0"/>
      <w:marTop w:val="0"/>
      <w:marBottom w:val="0"/>
      <w:divBdr>
        <w:top w:val="none" w:sz="0" w:space="0" w:color="auto"/>
        <w:left w:val="none" w:sz="0" w:space="0" w:color="auto"/>
        <w:bottom w:val="none" w:sz="0" w:space="0" w:color="auto"/>
        <w:right w:val="none" w:sz="0" w:space="0" w:color="auto"/>
      </w:divBdr>
    </w:div>
    <w:div w:id="359480826">
      <w:marLeft w:val="640"/>
      <w:marRight w:val="0"/>
      <w:marTop w:val="0"/>
      <w:marBottom w:val="0"/>
      <w:divBdr>
        <w:top w:val="none" w:sz="0" w:space="0" w:color="auto"/>
        <w:left w:val="none" w:sz="0" w:space="0" w:color="auto"/>
        <w:bottom w:val="none" w:sz="0" w:space="0" w:color="auto"/>
        <w:right w:val="none" w:sz="0" w:space="0" w:color="auto"/>
      </w:divBdr>
    </w:div>
    <w:div w:id="364986680">
      <w:marLeft w:val="640"/>
      <w:marRight w:val="0"/>
      <w:marTop w:val="0"/>
      <w:marBottom w:val="0"/>
      <w:divBdr>
        <w:top w:val="none" w:sz="0" w:space="0" w:color="auto"/>
        <w:left w:val="none" w:sz="0" w:space="0" w:color="auto"/>
        <w:bottom w:val="none" w:sz="0" w:space="0" w:color="auto"/>
        <w:right w:val="none" w:sz="0" w:space="0" w:color="auto"/>
      </w:divBdr>
    </w:div>
    <w:div w:id="372733624">
      <w:marLeft w:val="640"/>
      <w:marRight w:val="0"/>
      <w:marTop w:val="0"/>
      <w:marBottom w:val="0"/>
      <w:divBdr>
        <w:top w:val="none" w:sz="0" w:space="0" w:color="auto"/>
        <w:left w:val="none" w:sz="0" w:space="0" w:color="auto"/>
        <w:bottom w:val="none" w:sz="0" w:space="0" w:color="auto"/>
        <w:right w:val="none" w:sz="0" w:space="0" w:color="auto"/>
      </w:divBdr>
    </w:div>
    <w:div w:id="374306629">
      <w:bodyDiv w:val="1"/>
      <w:marLeft w:val="0"/>
      <w:marRight w:val="0"/>
      <w:marTop w:val="0"/>
      <w:marBottom w:val="0"/>
      <w:divBdr>
        <w:top w:val="none" w:sz="0" w:space="0" w:color="auto"/>
        <w:left w:val="none" w:sz="0" w:space="0" w:color="auto"/>
        <w:bottom w:val="none" w:sz="0" w:space="0" w:color="auto"/>
        <w:right w:val="none" w:sz="0" w:space="0" w:color="auto"/>
      </w:divBdr>
    </w:div>
    <w:div w:id="375929140">
      <w:marLeft w:val="640"/>
      <w:marRight w:val="0"/>
      <w:marTop w:val="0"/>
      <w:marBottom w:val="0"/>
      <w:divBdr>
        <w:top w:val="none" w:sz="0" w:space="0" w:color="auto"/>
        <w:left w:val="none" w:sz="0" w:space="0" w:color="auto"/>
        <w:bottom w:val="none" w:sz="0" w:space="0" w:color="auto"/>
        <w:right w:val="none" w:sz="0" w:space="0" w:color="auto"/>
      </w:divBdr>
    </w:div>
    <w:div w:id="378942414">
      <w:marLeft w:val="640"/>
      <w:marRight w:val="0"/>
      <w:marTop w:val="0"/>
      <w:marBottom w:val="0"/>
      <w:divBdr>
        <w:top w:val="none" w:sz="0" w:space="0" w:color="auto"/>
        <w:left w:val="none" w:sz="0" w:space="0" w:color="auto"/>
        <w:bottom w:val="none" w:sz="0" w:space="0" w:color="auto"/>
        <w:right w:val="none" w:sz="0" w:space="0" w:color="auto"/>
      </w:divBdr>
    </w:div>
    <w:div w:id="380910039">
      <w:marLeft w:val="640"/>
      <w:marRight w:val="0"/>
      <w:marTop w:val="0"/>
      <w:marBottom w:val="0"/>
      <w:divBdr>
        <w:top w:val="none" w:sz="0" w:space="0" w:color="auto"/>
        <w:left w:val="none" w:sz="0" w:space="0" w:color="auto"/>
        <w:bottom w:val="none" w:sz="0" w:space="0" w:color="auto"/>
        <w:right w:val="none" w:sz="0" w:space="0" w:color="auto"/>
      </w:divBdr>
    </w:div>
    <w:div w:id="381831183">
      <w:marLeft w:val="640"/>
      <w:marRight w:val="0"/>
      <w:marTop w:val="0"/>
      <w:marBottom w:val="0"/>
      <w:divBdr>
        <w:top w:val="none" w:sz="0" w:space="0" w:color="auto"/>
        <w:left w:val="none" w:sz="0" w:space="0" w:color="auto"/>
        <w:bottom w:val="none" w:sz="0" w:space="0" w:color="auto"/>
        <w:right w:val="none" w:sz="0" w:space="0" w:color="auto"/>
      </w:divBdr>
    </w:div>
    <w:div w:id="383413438">
      <w:marLeft w:val="640"/>
      <w:marRight w:val="0"/>
      <w:marTop w:val="0"/>
      <w:marBottom w:val="0"/>
      <w:divBdr>
        <w:top w:val="none" w:sz="0" w:space="0" w:color="auto"/>
        <w:left w:val="none" w:sz="0" w:space="0" w:color="auto"/>
        <w:bottom w:val="none" w:sz="0" w:space="0" w:color="auto"/>
        <w:right w:val="none" w:sz="0" w:space="0" w:color="auto"/>
      </w:divBdr>
    </w:div>
    <w:div w:id="383529221">
      <w:marLeft w:val="640"/>
      <w:marRight w:val="0"/>
      <w:marTop w:val="0"/>
      <w:marBottom w:val="0"/>
      <w:divBdr>
        <w:top w:val="none" w:sz="0" w:space="0" w:color="auto"/>
        <w:left w:val="none" w:sz="0" w:space="0" w:color="auto"/>
        <w:bottom w:val="none" w:sz="0" w:space="0" w:color="auto"/>
        <w:right w:val="none" w:sz="0" w:space="0" w:color="auto"/>
      </w:divBdr>
    </w:div>
    <w:div w:id="383872369">
      <w:marLeft w:val="640"/>
      <w:marRight w:val="0"/>
      <w:marTop w:val="0"/>
      <w:marBottom w:val="0"/>
      <w:divBdr>
        <w:top w:val="none" w:sz="0" w:space="0" w:color="auto"/>
        <w:left w:val="none" w:sz="0" w:space="0" w:color="auto"/>
        <w:bottom w:val="none" w:sz="0" w:space="0" w:color="auto"/>
        <w:right w:val="none" w:sz="0" w:space="0" w:color="auto"/>
      </w:divBdr>
    </w:div>
    <w:div w:id="398792034">
      <w:marLeft w:val="640"/>
      <w:marRight w:val="0"/>
      <w:marTop w:val="0"/>
      <w:marBottom w:val="0"/>
      <w:divBdr>
        <w:top w:val="none" w:sz="0" w:space="0" w:color="auto"/>
        <w:left w:val="none" w:sz="0" w:space="0" w:color="auto"/>
        <w:bottom w:val="none" w:sz="0" w:space="0" w:color="auto"/>
        <w:right w:val="none" w:sz="0" w:space="0" w:color="auto"/>
      </w:divBdr>
    </w:div>
    <w:div w:id="406458208">
      <w:marLeft w:val="640"/>
      <w:marRight w:val="0"/>
      <w:marTop w:val="0"/>
      <w:marBottom w:val="0"/>
      <w:divBdr>
        <w:top w:val="none" w:sz="0" w:space="0" w:color="auto"/>
        <w:left w:val="none" w:sz="0" w:space="0" w:color="auto"/>
        <w:bottom w:val="none" w:sz="0" w:space="0" w:color="auto"/>
        <w:right w:val="none" w:sz="0" w:space="0" w:color="auto"/>
      </w:divBdr>
    </w:div>
    <w:div w:id="407120724">
      <w:marLeft w:val="640"/>
      <w:marRight w:val="0"/>
      <w:marTop w:val="0"/>
      <w:marBottom w:val="0"/>
      <w:divBdr>
        <w:top w:val="none" w:sz="0" w:space="0" w:color="auto"/>
        <w:left w:val="none" w:sz="0" w:space="0" w:color="auto"/>
        <w:bottom w:val="none" w:sz="0" w:space="0" w:color="auto"/>
        <w:right w:val="none" w:sz="0" w:space="0" w:color="auto"/>
      </w:divBdr>
    </w:div>
    <w:div w:id="411777379">
      <w:marLeft w:val="640"/>
      <w:marRight w:val="0"/>
      <w:marTop w:val="0"/>
      <w:marBottom w:val="0"/>
      <w:divBdr>
        <w:top w:val="none" w:sz="0" w:space="0" w:color="auto"/>
        <w:left w:val="none" w:sz="0" w:space="0" w:color="auto"/>
        <w:bottom w:val="none" w:sz="0" w:space="0" w:color="auto"/>
        <w:right w:val="none" w:sz="0" w:space="0" w:color="auto"/>
      </w:divBdr>
    </w:div>
    <w:div w:id="412437275">
      <w:marLeft w:val="640"/>
      <w:marRight w:val="0"/>
      <w:marTop w:val="0"/>
      <w:marBottom w:val="0"/>
      <w:divBdr>
        <w:top w:val="none" w:sz="0" w:space="0" w:color="auto"/>
        <w:left w:val="none" w:sz="0" w:space="0" w:color="auto"/>
        <w:bottom w:val="none" w:sz="0" w:space="0" w:color="auto"/>
        <w:right w:val="none" w:sz="0" w:space="0" w:color="auto"/>
      </w:divBdr>
    </w:div>
    <w:div w:id="416946212">
      <w:marLeft w:val="640"/>
      <w:marRight w:val="0"/>
      <w:marTop w:val="0"/>
      <w:marBottom w:val="0"/>
      <w:divBdr>
        <w:top w:val="none" w:sz="0" w:space="0" w:color="auto"/>
        <w:left w:val="none" w:sz="0" w:space="0" w:color="auto"/>
        <w:bottom w:val="none" w:sz="0" w:space="0" w:color="auto"/>
        <w:right w:val="none" w:sz="0" w:space="0" w:color="auto"/>
      </w:divBdr>
    </w:div>
    <w:div w:id="417793302">
      <w:marLeft w:val="640"/>
      <w:marRight w:val="0"/>
      <w:marTop w:val="0"/>
      <w:marBottom w:val="0"/>
      <w:divBdr>
        <w:top w:val="none" w:sz="0" w:space="0" w:color="auto"/>
        <w:left w:val="none" w:sz="0" w:space="0" w:color="auto"/>
        <w:bottom w:val="none" w:sz="0" w:space="0" w:color="auto"/>
        <w:right w:val="none" w:sz="0" w:space="0" w:color="auto"/>
      </w:divBdr>
    </w:div>
    <w:div w:id="419063291">
      <w:marLeft w:val="640"/>
      <w:marRight w:val="0"/>
      <w:marTop w:val="0"/>
      <w:marBottom w:val="0"/>
      <w:divBdr>
        <w:top w:val="none" w:sz="0" w:space="0" w:color="auto"/>
        <w:left w:val="none" w:sz="0" w:space="0" w:color="auto"/>
        <w:bottom w:val="none" w:sz="0" w:space="0" w:color="auto"/>
        <w:right w:val="none" w:sz="0" w:space="0" w:color="auto"/>
      </w:divBdr>
    </w:div>
    <w:div w:id="419135225">
      <w:marLeft w:val="640"/>
      <w:marRight w:val="0"/>
      <w:marTop w:val="0"/>
      <w:marBottom w:val="0"/>
      <w:divBdr>
        <w:top w:val="none" w:sz="0" w:space="0" w:color="auto"/>
        <w:left w:val="none" w:sz="0" w:space="0" w:color="auto"/>
        <w:bottom w:val="none" w:sz="0" w:space="0" w:color="auto"/>
        <w:right w:val="none" w:sz="0" w:space="0" w:color="auto"/>
      </w:divBdr>
    </w:div>
    <w:div w:id="422379715">
      <w:marLeft w:val="640"/>
      <w:marRight w:val="0"/>
      <w:marTop w:val="0"/>
      <w:marBottom w:val="0"/>
      <w:divBdr>
        <w:top w:val="none" w:sz="0" w:space="0" w:color="auto"/>
        <w:left w:val="none" w:sz="0" w:space="0" w:color="auto"/>
        <w:bottom w:val="none" w:sz="0" w:space="0" w:color="auto"/>
        <w:right w:val="none" w:sz="0" w:space="0" w:color="auto"/>
      </w:divBdr>
    </w:div>
    <w:div w:id="425922390">
      <w:marLeft w:val="640"/>
      <w:marRight w:val="0"/>
      <w:marTop w:val="0"/>
      <w:marBottom w:val="0"/>
      <w:divBdr>
        <w:top w:val="none" w:sz="0" w:space="0" w:color="auto"/>
        <w:left w:val="none" w:sz="0" w:space="0" w:color="auto"/>
        <w:bottom w:val="none" w:sz="0" w:space="0" w:color="auto"/>
        <w:right w:val="none" w:sz="0" w:space="0" w:color="auto"/>
      </w:divBdr>
    </w:div>
    <w:div w:id="426385271">
      <w:marLeft w:val="640"/>
      <w:marRight w:val="0"/>
      <w:marTop w:val="0"/>
      <w:marBottom w:val="0"/>
      <w:divBdr>
        <w:top w:val="none" w:sz="0" w:space="0" w:color="auto"/>
        <w:left w:val="none" w:sz="0" w:space="0" w:color="auto"/>
        <w:bottom w:val="none" w:sz="0" w:space="0" w:color="auto"/>
        <w:right w:val="none" w:sz="0" w:space="0" w:color="auto"/>
      </w:divBdr>
    </w:div>
    <w:div w:id="426466809">
      <w:marLeft w:val="640"/>
      <w:marRight w:val="0"/>
      <w:marTop w:val="0"/>
      <w:marBottom w:val="0"/>
      <w:divBdr>
        <w:top w:val="none" w:sz="0" w:space="0" w:color="auto"/>
        <w:left w:val="none" w:sz="0" w:space="0" w:color="auto"/>
        <w:bottom w:val="none" w:sz="0" w:space="0" w:color="auto"/>
        <w:right w:val="none" w:sz="0" w:space="0" w:color="auto"/>
      </w:divBdr>
    </w:div>
    <w:div w:id="430931619">
      <w:marLeft w:val="640"/>
      <w:marRight w:val="0"/>
      <w:marTop w:val="0"/>
      <w:marBottom w:val="0"/>
      <w:divBdr>
        <w:top w:val="none" w:sz="0" w:space="0" w:color="auto"/>
        <w:left w:val="none" w:sz="0" w:space="0" w:color="auto"/>
        <w:bottom w:val="none" w:sz="0" w:space="0" w:color="auto"/>
        <w:right w:val="none" w:sz="0" w:space="0" w:color="auto"/>
      </w:divBdr>
    </w:div>
    <w:div w:id="431778771">
      <w:marLeft w:val="640"/>
      <w:marRight w:val="0"/>
      <w:marTop w:val="0"/>
      <w:marBottom w:val="0"/>
      <w:divBdr>
        <w:top w:val="none" w:sz="0" w:space="0" w:color="auto"/>
        <w:left w:val="none" w:sz="0" w:space="0" w:color="auto"/>
        <w:bottom w:val="none" w:sz="0" w:space="0" w:color="auto"/>
        <w:right w:val="none" w:sz="0" w:space="0" w:color="auto"/>
      </w:divBdr>
    </w:div>
    <w:div w:id="433861374">
      <w:marLeft w:val="640"/>
      <w:marRight w:val="0"/>
      <w:marTop w:val="0"/>
      <w:marBottom w:val="0"/>
      <w:divBdr>
        <w:top w:val="none" w:sz="0" w:space="0" w:color="auto"/>
        <w:left w:val="none" w:sz="0" w:space="0" w:color="auto"/>
        <w:bottom w:val="none" w:sz="0" w:space="0" w:color="auto"/>
        <w:right w:val="none" w:sz="0" w:space="0" w:color="auto"/>
      </w:divBdr>
    </w:div>
    <w:div w:id="435292767">
      <w:marLeft w:val="640"/>
      <w:marRight w:val="0"/>
      <w:marTop w:val="0"/>
      <w:marBottom w:val="0"/>
      <w:divBdr>
        <w:top w:val="none" w:sz="0" w:space="0" w:color="auto"/>
        <w:left w:val="none" w:sz="0" w:space="0" w:color="auto"/>
        <w:bottom w:val="none" w:sz="0" w:space="0" w:color="auto"/>
        <w:right w:val="none" w:sz="0" w:space="0" w:color="auto"/>
      </w:divBdr>
    </w:div>
    <w:div w:id="439109527">
      <w:marLeft w:val="640"/>
      <w:marRight w:val="0"/>
      <w:marTop w:val="0"/>
      <w:marBottom w:val="0"/>
      <w:divBdr>
        <w:top w:val="none" w:sz="0" w:space="0" w:color="auto"/>
        <w:left w:val="none" w:sz="0" w:space="0" w:color="auto"/>
        <w:bottom w:val="none" w:sz="0" w:space="0" w:color="auto"/>
        <w:right w:val="none" w:sz="0" w:space="0" w:color="auto"/>
      </w:divBdr>
    </w:div>
    <w:div w:id="439492829">
      <w:marLeft w:val="640"/>
      <w:marRight w:val="0"/>
      <w:marTop w:val="0"/>
      <w:marBottom w:val="0"/>
      <w:divBdr>
        <w:top w:val="none" w:sz="0" w:space="0" w:color="auto"/>
        <w:left w:val="none" w:sz="0" w:space="0" w:color="auto"/>
        <w:bottom w:val="none" w:sz="0" w:space="0" w:color="auto"/>
        <w:right w:val="none" w:sz="0" w:space="0" w:color="auto"/>
      </w:divBdr>
    </w:div>
    <w:div w:id="440228264">
      <w:marLeft w:val="640"/>
      <w:marRight w:val="0"/>
      <w:marTop w:val="0"/>
      <w:marBottom w:val="0"/>
      <w:divBdr>
        <w:top w:val="none" w:sz="0" w:space="0" w:color="auto"/>
        <w:left w:val="none" w:sz="0" w:space="0" w:color="auto"/>
        <w:bottom w:val="none" w:sz="0" w:space="0" w:color="auto"/>
        <w:right w:val="none" w:sz="0" w:space="0" w:color="auto"/>
      </w:divBdr>
    </w:div>
    <w:div w:id="447629158">
      <w:marLeft w:val="640"/>
      <w:marRight w:val="0"/>
      <w:marTop w:val="0"/>
      <w:marBottom w:val="0"/>
      <w:divBdr>
        <w:top w:val="none" w:sz="0" w:space="0" w:color="auto"/>
        <w:left w:val="none" w:sz="0" w:space="0" w:color="auto"/>
        <w:bottom w:val="none" w:sz="0" w:space="0" w:color="auto"/>
        <w:right w:val="none" w:sz="0" w:space="0" w:color="auto"/>
      </w:divBdr>
    </w:div>
    <w:div w:id="448278391">
      <w:marLeft w:val="640"/>
      <w:marRight w:val="0"/>
      <w:marTop w:val="0"/>
      <w:marBottom w:val="0"/>
      <w:divBdr>
        <w:top w:val="none" w:sz="0" w:space="0" w:color="auto"/>
        <w:left w:val="none" w:sz="0" w:space="0" w:color="auto"/>
        <w:bottom w:val="none" w:sz="0" w:space="0" w:color="auto"/>
        <w:right w:val="none" w:sz="0" w:space="0" w:color="auto"/>
      </w:divBdr>
    </w:div>
    <w:div w:id="448817795">
      <w:marLeft w:val="640"/>
      <w:marRight w:val="0"/>
      <w:marTop w:val="0"/>
      <w:marBottom w:val="0"/>
      <w:divBdr>
        <w:top w:val="none" w:sz="0" w:space="0" w:color="auto"/>
        <w:left w:val="none" w:sz="0" w:space="0" w:color="auto"/>
        <w:bottom w:val="none" w:sz="0" w:space="0" w:color="auto"/>
        <w:right w:val="none" w:sz="0" w:space="0" w:color="auto"/>
      </w:divBdr>
    </w:div>
    <w:div w:id="457182618">
      <w:marLeft w:val="640"/>
      <w:marRight w:val="0"/>
      <w:marTop w:val="0"/>
      <w:marBottom w:val="0"/>
      <w:divBdr>
        <w:top w:val="none" w:sz="0" w:space="0" w:color="auto"/>
        <w:left w:val="none" w:sz="0" w:space="0" w:color="auto"/>
        <w:bottom w:val="none" w:sz="0" w:space="0" w:color="auto"/>
        <w:right w:val="none" w:sz="0" w:space="0" w:color="auto"/>
      </w:divBdr>
    </w:div>
    <w:div w:id="458189415">
      <w:marLeft w:val="640"/>
      <w:marRight w:val="0"/>
      <w:marTop w:val="0"/>
      <w:marBottom w:val="0"/>
      <w:divBdr>
        <w:top w:val="none" w:sz="0" w:space="0" w:color="auto"/>
        <w:left w:val="none" w:sz="0" w:space="0" w:color="auto"/>
        <w:bottom w:val="none" w:sz="0" w:space="0" w:color="auto"/>
        <w:right w:val="none" w:sz="0" w:space="0" w:color="auto"/>
      </w:divBdr>
    </w:div>
    <w:div w:id="459299093">
      <w:bodyDiv w:val="1"/>
      <w:marLeft w:val="0"/>
      <w:marRight w:val="0"/>
      <w:marTop w:val="0"/>
      <w:marBottom w:val="0"/>
      <w:divBdr>
        <w:top w:val="none" w:sz="0" w:space="0" w:color="auto"/>
        <w:left w:val="none" w:sz="0" w:space="0" w:color="auto"/>
        <w:bottom w:val="none" w:sz="0" w:space="0" w:color="auto"/>
        <w:right w:val="none" w:sz="0" w:space="0" w:color="auto"/>
      </w:divBdr>
      <w:divsChild>
        <w:div w:id="4213143">
          <w:marLeft w:val="640"/>
          <w:marRight w:val="0"/>
          <w:marTop w:val="0"/>
          <w:marBottom w:val="0"/>
          <w:divBdr>
            <w:top w:val="none" w:sz="0" w:space="0" w:color="auto"/>
            <w:left w:val="none" w:sz="0" w:space="0" w:color="auto"/>
            <w:bottom w:val="none" w:sz="0" w:space="0" w:color="auto"/>
            <w:right w:val="none" w:sz="0" w:space="0" w:color="auto"/>
          </w:divBdr>
        </w:div>
        <w:div w:id="17855655">
          <w:marLeft w:val="640"/>
          <w:marRight w:val="0"/>
          <w:marTop w:val="0"/>
          <w:marBottom w:val="0"/>
          <w:divBdr>
            <w:top w:val="none" w:sz="0" w:space="0" w:color="auto"/>
            <w:left w:val="none" w:sz="0" w:space="0" w:color="auto"/>
            <w:bottom w:val="none" w:sz="0" w:space="0" w:color="auto"/>
            <w:right w:val="none" w:sz="0" w:space="0" w:color="auto"/>
          </w:divBdr>
        </w:div>
        <w:div w:id="22437534">
          <w:marLeft w:val="640"/>
          <w:marRight w:val="0"/>
          <w:marTop w:val="0"/>
          <w:marBottom w:val="0"/>
          <w:divBdr>
            <w:top w:val="none" w:sz="0" w:space="0" w:color="auto"/>
            <w:left w:val="none" w:sz="0" w:space="0" w:color="auto"/>
            <w:bottom w:val="none" w:sz="0" w:space="0" w:color="auto"/>
            <w:right w:val="none" w:sz="0" w:space="0" w:color="auto"/>
          </w:divBdr>
        </w:div>
        <w:div w:id="39912522">
          <w:marLeft w:val="640"/>
          <w:marRight w:val="0"/>
          <w:marTop w:val="0"/>
          <w:marBottom w:val="0"/>
          <w:divBdr>
            <w:top w:val="none" w:sz="0" w:space="0" w:color="auto"/>
            <w:left w:val="none" w:sz="0" w:space="0" w:color="auto"/>
            <w:bottom w:val="none" w:sz="0" w:space="0" w:color="auto"/>
            <w:right w:val="none" w:sz="0" w:space="0" w:color="auto"/>
          </w:divBdr>
        </w:div>
        <w:div w:id="56052082">
          <w:marLeft w:val="640"/>
          <w:marRight w:val="0"/>
          <w:marTop w:val="0"/>
          <w:marBottom w:val="0"/>
          <w:divBdr>
            <w:top w:val="none" w:sz="0" w:space="0" w:color="auto"/>
            <w:left w:val="none" w:sz="0" w:space="0" w:color="auto"/>
            <w:bottom w:val="none" w:sz="0" w:space="0" w:color="auto"/>
            <w:right w:val="none" w:sz="0" w:space="0" w:color="auto"/>
          </w:divBdr>
        </w:div>
        <w:div w:id="132065313">
          <w:marLeft w:val="640"/>
          <w:marRight w:val="0"/>
          <w:marTop w:val="0"/>
          <w:marBottom w:val="0"/>
          <w:divBdr>
            <w:top w:val="none" w:sz="0" w:space="0" w:color="auto"/>
            <w:left w:val="none" w:sz="0" w:space="0" w:color="auto"/>
            <w:bottom w:val="none" w:sz="0" w:space="0" w:color="auto"/>
            <w:right w:val="none" w:sz="0" w:space="0" w:color="auto"/>
          </w:divBdr>
        </w:div>
        <w:div w:id="141192992">
          <w:marLeft w:val="640"/>
          <w:marRight w:val="0"/>
          <w:marTop w:val="0"/>
          <w:marBottom w:val="0"/>
          <w:divBdr>
            <w:top w:val="none" w:sz="0" w:space="0" w:color="auto"/>
            <w:left w:val="none" w:sz="0" w:space="0" w:color="auto"/>
            <w:bottom w:val="none" w:sz="0" w:space="0" w:color="auto"/>
            <w:right w:val="none" w:sz="0" w:space="0" w:color="auto"/>
          </w:divBdr>
        </w:div>
        <w:div w:id="144053392">
          <w:marLeft w:val="640"/>
          <w:marRight w:val="0"/>
          <w:marTop w:val="0"/>
          <w:marBottom w:val="0"/>
          <w:divBdr>
            <w:top w:val="none" w:sz="0" w:space="0" w:color="auto"/>
            <w:left w:val="none" w:sz="0" w:space="0" w:color="auto"/>
            <w:bottom w:val="none" w:sz="0" w:space="0" w:color="auto"/>
            <w:right w:val="none" w:sz="0" w:space="0" w:color="auto"/>
          </w:divBdr>
        </w:div>
        <w:div w:id="145821213">
          <w:marLeft w:val="640"/>
          <w:marRight w:val="0"/>
          <w:marTop w:val="0"/>
          <w:marBottom w:val="0"/>
          <w:divBdr>
            <w:top w:val="none" w:sz="0" w:space="0" w:color="auto"/>
            <w:left w:val="none" w:sz="0" w:space="0" w:color="auto"/>
            <w:bottom w:val="none" w:sz="0" w:space="0" w:color="auto"/>
            <w:right w:val="none" w:sz="0" w:space="0" w:color="auto"/>
          </w:divBdr>
        </w:div>
        <w:div w:id="190727307">
          <w:marLeft w:val="640"/>
          <w:marRight w:val="0"/>
          <w:marTop w:val="0"/>
          <w:marBottom w:val="0"/>
          <w:divBdr>
            <w:top w:val="none" w:sz="0" w:space="0" w:color="auto"/>
            <w:left w:val="none" w:sz="0" w:space="0" w:color="auto"/>
            <w:bottom w:val="none" w:sz="0" w:space="0" w:color="auto"/>
            <w:right w:val="none" w:sz="0" w:space="0" w:color="auto"/>
          </w:divBdr>
        </w:div>
        <w:div w:id="214313536">
          <w:marLeft w:val="640"/>
          <w:marRight w:val="0"/>
          <w:marTop w:val="0"/>
          <w:marBottom w:val="0"/>
          <w:divBdr>
            <w:top w:val="none" w:sz="0" w:space="0" w:color="auto"/>
            <w:left w:val="none" w:sz="0" w:space="0" w:color="auto"/>
            <w:bottom w:val="none" w:sz="0" w:space="0" w:color="auto"/>
            <w:right w:val="none" w:sz="0" w:space="0" w:color="auto"/>
          </w:divBdr>
        </w:div>
        <w:div w:id="216747115">
          <w:marLeft w:val="640"/>
          <w:marRight w:val="0"/>
          <w:marTop w:val="0"/>
          <w:marBottom w:val="0"/>
          <w:divBdr>
            <w:top w:val="none" w:sz="0" w:space="0" w:color="auto"/>
            <w:left w:val="none" w:sz="0" w:space="0" w:color="auto"/>
            <w:bottom w:val="none" w:sz="0" w:space="0" w:color="auto"/>
            <w:right w:val="none" w:sz="0" w:space="0" w:color="auto"/>
          </w:divBdr>
        </w:div>
        <w:div w:id="252318701">
          <w:marLeft w:val="640"/>
          <w:marRight w:val="0"/>
          <w:marTop w:val="0"/>
          <w:marBottom w:val="0"/>
          <w:divBdr>
            <w:top w:val="none" w:sz="0" w:space="0" w:color="auto"/>
            <w:left w:val="none" w:sz="0" w:space="0" w:color="auto"/>
            <w:bottom w:val="none" w:sz="0" w:space="0" w:color="auto"/>
            <w:right w:val="none" w:sz="0" w:space="0" w:color="auto"/>
          </w:divBdr>
        </w:div>
        <w:div w:id="320738115">
          <w:marLeft w:val="640"/>
          <w:marRight w:val="0"/>
          <w:marTop w:val="0"/>
          <w:marBottom w:val="0"/>
          <w:divBdr>
            <w:top w:val="none" w:sz="0" w:space="0" w:color="auto"/>
            <w:left w:val="none" w:sz="0" w:space="0" w:color="auto"/>
            <w:bottom w:val="none" w:sz="0" w:space="0" w:color="auto"/>
            <w:right w:val="none" w:sz="0" w:space="0" w:color="auto"/>
          </w:divBdr>
        </w:div>
        <w:div w:id="350839366">
          <w:marLeft w:val="640"/>
          <w:marRight w:val="0"/>
          <w:marTop w:val="0"/>
          <w:marBottom w:val="0"/>
          <w:divBdr>
            <w:top w:val="none" w:sz="0" w:space="0" w:color="auto"/>
            <w:left w:val="none" w:sz="0" w:space="0" w:color="auto"/>
            <w:bottom w:val="none" w:sz="0" w:space="0" w:color="auto"/>
            <w:right w:val="none" w:sz="0" w:space="0" w:color="auto"/>
          </w:divBdr>
        </w:div>
        <w:div w:id="433861385">
          <w:marLeft w:val="640"/>
          <w:marRight w:val="0"/>
          <w:marTop w:val="0"/>
          <w:marBottom w:val="0"/>
          <w:divBdr>
            <w:top w:val="none" w:sz="0" w:space="0" w:color="auto"/>
            <w:left w:val="none" w:sz="0" w:space="0" w:color="auto"/>
            <w:bottom w:val="none" w:sz="0" w:space="0" w:color="auto"/>
            <w:right w:val="none" w:sz="0" w:space="0" w:color="auto"/>
          </w:divBdr>
        </w:div>
        <w:div w:id="586614799">
          <w:marLeft w:val="640"/>
          <w:marRight w:val="0"/>
          <w:marTop w:val="0"/>
          <w:marBottom w:val="0"/>
          <w:divBdr>
            <w:top w:val="none" w:sz="0" w:space="0" w:color="auto"/>
            <w:left w:val="none" w:sz="0" w:space="0" w:color="auto"/>
            <w:bottom w:val="none" w:sz="0" w:space="0" w:color="auto"/>
            <w:right w:val="none" w:sz="0" w:space="0" w:color="auto"/>
          </w:divBdr>
        </w:div>
        <w:div w:id="587348135">
          <w:marLeft w:val="640"/>
          <w:marRight w:val="0"/>
          <w:marTop w:val="0"/>
          <w:marBottom w:val="0"/>
          <w:divBdr>
            <w:top w:val="none" w:sz="0" w:space="0" w:color="auto"/>
            <w:left w:val="none" w:sz="0" w:space="0" w:color="auto"/>
            <w:bottom w:val="none" w:sz="0" w:space="0" w:color="auto"/>
            <w:right w:val="none" w:sz="0" w:space="0" w:color="auto"/>
          </w:divBdr>
        </w:div>
        <w:div w:id="634339553">
          <w:marLeft w:val="640"/>
          <w:marRight w:val="0"/>
          <w:marTop w:val="0"/>
          <w:marBottom w:val="0"/>
          <w:divBdr>
            <w:top w:val="none" w:sz="0" w:space="0" w:color="auto"/>
            <w:left w:val="none" w:sz="0" w:space="0" w:color="auto"/>
            <w:bottom w:val="none" w:sz="0" w:space="0" w:color="auto"/>
            <w:right w:val="none" w:sz="0" w:space="0" w:color="auto"/>
          </w:divBdr>
        </w:div>
        <w:div w:id="698051764">
          <w:marLeft w:val="640"/>
          <w:marRight w:val="0"/>
          <w:marTop w:val="0"/>
          <w:marBottom w:val="0"/>
          <w:divBdr>
            <w:top w:val="none" w:sz="0" w:space="0" w:color="auto"/>
            <w:left w:val="none" w:sz="0" w:space="0" w:color="auto"/>
            <w:bottom w:val="none" w:sz="0" w:space="0" w:color="auto"/>
            <w:right w:val="none" w:sz="0" w:space="0" w:color="auto"/>
          </w:divBdr>
        </w:div>
        <w:div w:id="745349074">
          <w:marLeft w:val="640"/>
          <w:marRight w:val="0"/>
          <w:marTop w:val="0"/>
          <w:marBottom w:val="0"/>
          <w:divBdr>
            <w:top w:val="none" w:sz="0" w:space="0" w:color="auto"/>
            <w:left w:val="none" w:sz="0" w:space="0" w:color="auto"/>
            <w:bottom w:val="none" w:sz="0" w:space="0" w:color="auto"/>
            <w:right w:val="none" w:sz="0" w:space="0" w:color="auto"/>
          </w:divBdr>
        </w:div>
        <w:div w:id="757561617">
          <w:marLeft w:val="640"/>
          <w:marRight w:val="0"/>
          <w:marTop w:val="0"/>
          <w:marBottom w:val="0"/>
          <w:divBdr>
            <w:top w:val="none" w:sz="0" w:space="0" w:color="auto"/>
            <w:left w:val="none" w:sz="0" w:space="0" w:color="auto"/>
            <w:bottom w:val="none" w:sz="0" w:space="0" w:color="auto"/>
            <w:right w:val="none" w:sz="0" w:space="0" w:color="auto"/>
          </w:divBdr>
        </w:div>
        <w:div w:id="798380188">
          <w:marLeft w:val="640"/>
          <w:marRight w:val="0"/>
          <w:marTop w:val="0"/>
          <w:marBottom w:val="0"/>
          <w:divBdr>
            <w:top w:val="none" w:sz="0" w:space="0" w:color="auto"/>
            <w:left w:val="none" w:sz="0" w:space="0" w:color="auto"/>
            <w:bottom w:val="none" w:sz="0" w:space="0" w:color="auto"/>
            <w:right w:val="none" w:sz="0" w:space="0" w:color="auto"/>
          </w:divBdr>
        </w:div>
        <w:div w:id="801268421">
          <w:marLeft w:val="640"/>
          <w:marRight w:val="0"/>
          <w:marTop w:val="0"/>
          <w:marBottom w:val="0"/>
          <w:divBdr>
            <w:top w:val="none" w:sz="0" w:space="0" w:color="auto"/>
            <w:left w:val="none" w:sz="0" w:space="0" w:color="auto"/>
            <w:bottom w:val="none" w:sz="0" w:space="0" w:color="auto"/>
            <w:right w:val="none" w:sz="0" w:space="0" w:color="auto"/>
          </w:divBdr>
        </w:div>
        <w:div w:id="812674617">
          <w:marLeft w:val="640"/>
          <w:marRight w:val="0"/>
          <w:marTop w:val="0"/>
          <w:marBottom w:val="0"/>
          <w:divBdr>
            <w:top w:val="none" w:sz="0" w:space="0" w:color="auto"/>
            <w:left w:val="none" w:sz="0" w:space="0" w:color="auto"/>
            <w:bottom w:val="none" w:sz="0" w:space="0" w:color="auto"/>
            <w:right w:val="none" w:sz="0" w:space="0" w:color="auto"/>
          </w:divBdr>
        </w:div>
        <w:div w:id="900485367">
          <w:marLeft w:val="640"/>
          <w:marRight w:val="0"/>
          <w:marTop w:val="0"/>
          <w:marBottom w:val="0"/>
          <w:divBdr>
            <w:top w:val="none" w:sz="0" w:space="0" w:color="auto"/>
            <w:left w:val="none" w:sz="0" w:space="0" w:color="auto"/>
            <w:bottom w:val="none" w:sz="0" w:space="0" w:color="auto"/>
            <w:right w:val="none" w:sz="0" w:space="0" w:color="auto"/>
          </w:divBdr>
        </w:div>
        <w:div w:id="1017276008">
          <w:marLeft w:val="640"/>
          <w:marRight w:val="0"/>
          <w:marTop w:val="0"/>
          <w:marBottom w:val="0"/>
          <w:divBdr>
            <w:top w:val="none" w:sz="0" w:space="0" w:color="auto"/>
            <w:left w:val="none" w:sz="0" w:space="0" w:color="auto"/>
            <w:bottom w:val="none" w:sz="0" w:space="0" w:color="auto"/>
            <w:right w:val="none" w:sz="0" w:space="0" w:color="auto"/>
          </w:divBdr>
        </w:div>
        <w:div w:id="1023481601">
          <w:marLeft w:val="640"/>
          <w:marRight w:val="0"/>
          <w:marTop w:val="0"/>
          <w:marBottom w:val="0"/>
          <w:divBdr>
            <w:top w:val="none" w:sz="0" w:space="0" w:color="auto"/>
            <w:left w:val="none" w:sz="0" w:space="0" w:color="auto"/>
            <w:bottom w:val="none" w:sz="0" w:space="0" w:color="auto"/>
            <w:right w:val="none" w:sz="0" w:space="0" w:color="auto"/>
          </w:divBdr>
        </w:div>
        <w:div w:id="1102264959">
          <w:marLeft w:val="640"/>
          <w:marRight w:val="0"/>
          <w:marTop w:val="0"/>
          <w:marBottom w:val="0"/>
          <w:divBdr>
            <w:top w:val="none" w:sz="0" w:space="0" w:color="auto"/>
            <w:left w:val="none" w:sz="0" w:space="0" w:color="auto"/>
            <w:bottom w:val="none" w:sz="0" w:space="0" w:color="auto"/>
            <w:right w:val="none" w:sz="0" w:space="0" w:color="auto"/>
          </w:divBdr>
        </w:div>
        <w:div w:id="1145045672">
          <w:marLeft w:val="640"/>
          <w:marRight w:val="0"/>
          <w:marTop w:val="0"/>
          <w:marBottom w:val="0"/>
          <w:divBdr>
            <w:top w:val="none" w:sz="0" w:space="0" w:color="auto"/>
            <w:left w:val="none" w:sz="0" w:space="0" w:color="auto"/>
            <w:bottom w:val="none" w:sz="0" w:space="0" w:color="auto"/>
            <w:right w:val="none" w:sz="0" w:space="0" w:color="auto"/>
          </w:divBdr>
        </w:div>
        <w:div w:id="1230001730">
          <w:marLeft w:val="640"/>
          <w:marRight w:val="0"/>
          <w:marTop w:val="0"/>
          <w:marBottom w:val="0"/>
          <w:divBdr>
            <w:top w:val="none" w:sz="0" w:space="0" w:color="auto"/>
            <w:left w:val="none" w:sz="0" w:space="0" w:color="auto"/>
            <w:bottom w:val="none" w:sz="0" w:space="0" w:color="auto"/>
            <w:right w:val="none" w:sz="0" w:space="0" w:color="auto"/>
          </w:divBdr>
        </w:div>
        <w:div w:id="1312563404">
          <w:marLeft w:val="640"/>
          <w:marRight w:val="0"/>
          <w:marTop w:val="0"/>
          <w:marBottom w:val="0"/>
          <w:divBdr>
            <w:top w:val="none" w:sz="0" w:space="0" w:color="auto"/>
            <w:left w:val="none" w:sz="0" w:space="0" w:color="auto"/>
            <w:bottom w:val="none" w:sz="0" w:space="0" w:color="auto"/>
            <w:right w:val="none" w:sz="0" w:space="0" w:color="auto"/>
          </w:divBdr>
        </w:div>
        <w:div w:id="1386174143">
          <w:marLeft w:val="640"/>
          <w:marRight w:val="0"/>
          <w:marTop w:val="0"/>
          <w:marBottom w:val="0"/>
          <w:divBdr>
            <w:top w:val="none" w:sz="0" w:space="0" w:color="auto"/>
            <w:left w:val="none" w:sz="0" w:space="0" w:color="auto"/>
            <w:bottom w:val="none" w:sz="0" w:space="0" w:color="auto"/>
            <w:right w:val="none" w:sz="0" w:space="0" w:color="auto"/>
          </w:divBdr>
        </w:div>
        <w:div w:id="1411654585">
          <w:marLeft w:val="640"/>
          <w:marRight w:val="0"/>
          <w:marTop w:val="0"/>
          <w:marBottom w:val="0"/>
          <w:divBdr>
            <w:top w:val="none" w:sz="0" w:space="0" w:color="auto"/>
            <w:left w:val="none" w:sz="0" w:space="0" w:color="auto"/>
            <w:bottom w:val="none" w:sz="0" w:space="0" w:color="auto"/>
            <w:right w:val="none" w:sz="0" w:space="0" w:color="auto"/>
          </w:divBdr>
        </w:div>
        <w:div w:id="1415198542">
          <w:marLeft w:val="640"/>
          <w:marRight w:val="0"/>
          <w:marTop w:val="0"/>
          <w:marBottom w:val="0"/>
          <w:divBdr>
            <w:top w:val="none" w:sz="0" w:space="0" w:color="auto"/>
            <w:left w:val="none" w:sz="0" w:space="0" w:color="auto"/>
            <w:bottom w:val="none" w:sz="0" w:space="0" w:color="auto"/>
            <w:right w:val="none" w:sz="0" w:space="0" w:color="auto"/>
          </w:divBdr>
        </w:div>
        <w:div w:id="1494643045">
          <w:marLeft w:val="640"/>
          <w:marRight w:val="0"/>
          <w:marTop w:val="0"/>
          <w:marBottom w:val="0"/>
          <w:divBdr>
            <w:top w:val="none" w:sz="0" w:space="0" w:color="auto"/>
            <w:left w:val="none" w:sz="0" w:space="0" w:color="auto"/>
            <w:bottom w:val="none" w:sz="0" w:space="0" w:color="auto"/>
            <w:right w:val="none" w:sz="0" w:space="0" w:color="auto"/>
          </w:divBdr>
        </w:div>
        <w:div w:id="1515001949">
          <w:marLeft w:val="640"/>
          <w:marRight w:val="0"/>
          <w:marTop w:val="0"/>
          <w:marBottom w:val="0"/>
          <w:divBdr>
            <w:top w:val="none" w:sz="0" w:space="0" w:color="auto"/>
            <w:left w:val="none" w:sz="0" w:space="0" w:color="auto"/>
            <w:bottom w:val="none" w:sz="0" w:space="0" w:color="auto"/>
            <w:right w:val="none" w:sz="0" w:space="0" w:color="auto"/>
          </w:divBdr>
        </w:div>
        <w:div w:id="1543832684">
          <w:marLeft w:val="640"/>
          <w:marRight w:val="0"/>
          <w:marTop w:val="0"/>
          <w:marBottom w:val="0"/>
          <w:divBdr>
            <w:top w:val="none" w:sz="0" w:space="0" w:color="auto"/>
            <w:left w:val="none" w:sz="0" w:space="0" w:color="auto"/>
            <w:bottom w:val="none" w:sz="0" w:space="0" w:color="auto"/>
            <w:right w:val="none" w:sz="0" w:space="0" w:color="auto"/>
          </w:divBdr>
        </w:div>
        <w:div w:id="1544974992">
          <w:marLeft w:val="640"/>
          <w:marRight w:val="0"/>
          <w:marTop w:val="0"/>
          <w:marBottom w:val="0"/>
          <w:divBdr>
            <w:top w:val="none" w:sz="0" w:space="0" w:color="auto"/>
            <w:left w:val="none" w:sz="0" w:space="0" w:color="auto"/>
            <w:bottom w:val="none" w:sz="0" w:space="0" w:color="auto"/>
            <w:right w:val="none" w:sz="0" w:space="0" w:color="auto"/>
          </w:divBdr>
        </w:div>
        <w:div w:id="1582593499">
          <w:marLeft w:val="640"/>
          <w:marRight w:val="0"/>
          <w:marTop w:val="0"/>
          <w:marBottom w:val="0"/>
          <w:divBdr>
            <w:top w:val="none" w:sz="0" w:space="0" w:color="auto"/>
            <w:left w:val="none" w:sz="0" w:space="0" w:color="auto"/>
            <w:bottom w:val="none" w:sz="0" w:space="0" w:color="auto"/>
            <w:right w:val="none" w:sz="0" w:space="0" w:color="auto"/>
          </w:divBdr>
        </w:div>
        <w:div w:id="1621304976">
          <w:marLeft w:val="640"/>
          <w:marRight w:val="0"/>
          <w:marTop w:val="0"/>
          <w:marBottom w:val="0"/>
          <w:divBdr>
            <w:top w:val="none" w:sz="0" w:space="0" w:color="auto"/>
            <w:left w:val="none" w:sz="0" w:space="0" w:color="auto"/>
            <w:bottom w:val="none" w:sz="0" w:space="0" w:color="auto"/>
            <w:right w:val="none" w:sz="0" w:space="0" w:color="auto"/>
          </w:divBdr>
        </w:div>
        <w:div w:id="1647007594">
          <w:marLeft w:val="640"/>
          <w:marRight w:val="0"/>
          <w:marTop w:val="0"/>
          <w:marBottom w:val="0"/>
          <w:divBdr>
            <w:top w:val="none" w:sz="0" w:space="0" w:color="auto"/>
            <w:left w:val="none" w:sz="0" w:space="0" w:color="auto"/>
            <w:bottom w:val="none" w:sz="0" w:space="0" w:color="auto"/>
            <w:right w:val="none" w:sz="0" w:space="0" w:color="auto"/>
          </w:divBdr>
        </w:div>
        <w:div w:id="1660114454">
          <w:marLeft w:val="640"/>
          <w:marRight w:val="0"/>
          <w:marTop w:val="0"/>
          <w:marBottom w:val="0"/>
          <w:divBdr>
            <w:top w:val="none" w:sz="0" w:space="0" w:color="auto"/>
            <w:left w:val="none" w:sz="0" w:space="0" w:color="auto"/>
            <w:bottom w:val="none" w:sz="0" w:space="0" w:color="auto"/>
            <w:right w:val="none" w:sz="0" w:space="0" w:color="auto"/>
          </w:divBdr>
        </w:div>
        <w:div w:id="1737163100">
          <w:marLeft w:val="640"/>
          <w:marRight w:val="0"/>
          <w:marTop w:val="0"/>
          <w:marBottom w:val="0"/>
          <w:divBdr>
            <w:top w:val="none" w:sz="0" w:space="0" w:color="auto"/>
            <w:left w:val="none" w:sz="0" w:space="0" w:color="auto"/>
            <w:bottom w:val="none" w:sz="0" w:space="0" w:color="auto"/>
            <w:right w:val="none" w:sz="0" w:space="0" w:color="auto"/>
          </w:divBdr>
        </w:div>
        <w:div w:id="1758943470">
          <w:marLeft w:val="640"/>
          <w:marRight w:val="0"/>
          <w:marTop w:val="0"/>
          <w:marBottom w:val="0"/>
          <w:divBdr>
            <w:top w:val="none" w:sz="0" w:space="0" w:color="auto"/>
            <w:left w:val="none" w:sz="0" w:space="0" w:color="auto"/>
            <w:bottom w:val="none" w:sz="0" w:space="0" w:color="auto"/>
            <w:right w:val="none" w:sz="0" w:space="0" w:color="auto"/>
          </w:divBdr>
        </w:div>
        <w:div w:id="1783570022">
          <w:marLeft w:val="640"/>
          <w:marRight w:val="0"/>
          <w:marTop w:val="0"/>
          <w:marBottom w:val="0"/>
          <w:divBdr>
            <w:top w:val="none" w:sz="0" w:space="0" w:color="auto"/>
            <w:left w:val="none" w:sz="0" w:space="0" w:color="auto"/>
            <w:bottom w:val="none" w:sz="0" w:space="0" w:color="auto"/>
            <w:right w:val="none" w:sz="0" w:space="0" w:color="auto"/>
          </w:divBdr>
        </w:div>
        <w:div w:id="1801344452">
          <w:marLeft w:val="640"/>
          <w:marRight w:val="0"/>
          <w:marTop w:val="0"/>
          <w:marBottom w:val="0"/>
          <w:divBdr>
            <w:top w:val="none" w:sz="0" w:space="0" w:color="auto"/>
            <w:left w:val="none" w:sz="0" w:space="0" w:color="auto"/>
            <w:bottom w:val="none" w:sz="0" w:space="0" w:color="auto"/>
            <w:right w:val="none" w:sz="0" w:space="0" w:color="auto"/>
          </w:divBdr>
        </w:div>
        <w:div w:id="1824538779">
          <w:marLeft w:val="640"/>
          <w:marRight w:val="0"/>
          <w:marTop w:val="0"/>
          <w:marBottom w:val="0"/>
          <w:divBdr>
            <w:top w:val="none" w:sz="0" w:space="0" w:color="auto"/>
            <w:left w:val="none" w:sz="0" w:space="0" w:color="auto"/>
            <w:bottom w:val="none" w:sz="0" w:space="0" w:color="auto"/>
            <w:right w:val="none" w:sz="0" w:space="0" w:color="auto"/>
          </w:divBdr>
        </w:div>
        <w:div w:id="1858352836">
          <w:marLeft w:val="640"/>
          <w:marRight w:val="0"/>
          <w:marTop w:val="0"/>
          <w:marBottom w:val="0"/>
          <w:divBdr>
            <w:top w:val="none" w:sz="0" w:space="0" w:color="auto"/>
            <w:left w:val="none" w:sz="0" w:space="0" w:color="auto"/>
            <w:bottom w:val="none" w:sz="0" w:space="0" w:color="auto"/>
            <w:right w:val="none" w:sz="0" w:space="0" w:color="auto"/>
          </w:divBdr>
        </w:div>
        <w:div w:id="1888908379">
          <w:marLeft w:val="640"/>
          <w:marRight w:val="0"/>
          <w:marTop w:val="0"/>
          <w:marBottom w:val="0"/>
          <w:divBdr>
            <w:top w:val="none" w:sz="0" w:space="0" w:color="auto"/>
            <w:left w:val="none" w:sz="0" w:space="0" w:color="auto"/>
            <w:bottom w:val="none" w:sz="0" w:space="0" w:color="auto"/>
            <w:right w:val="none" w:sz="0" w:space="0" w:color="auto"/>
          </w:divBdr>
        </w:div>
        <w:div w:id="1957759062">
          <w:marLeft w:val="640"/>
          <w:marRight w:val="0"/>
          <w:marTop w:val="0"/>
          <w:marBottom w:val="0"/>
          <w:divBdr>
            <w:top w:val="none" w:sz="0" w:space="0" w:color="auto"/>
            <w:left w:val="none" w:sz="0" w:space="0" w:color="auto"/>
            <w:bottom w:val="none" w:sz="0" w:space="0" w:color="auto"/>
            <w:right w:val="none" w:sz="0" w:space="0" w:color="auto"/>
          </w:divBdr>
        </w:div>
        <w:div w:id="1960722437">
          <w:marLeft w:val="640"/>
          <w:marRight w:val="0"/>
          <w:marTop w:val="0"/>
          <w:marBottom w:val="0"/>
          <w:divBdr>
            <w:top w:val="none" w:sz="0" w:space="0" w:color="auto"/>
            <w:left w:val="none" w:sz="0" w:space="0" w:color="auto"/>
            <w:bottom w:val="none" w:sz="0" w:space="0" w:color="auto"/>
            <w:right w:val="none" w:sz="0" w:space="0" w:color="auto"/>
          </w:divBdr>
        </w:div>
        <w:div w:id="1989749425">
          <w:marLeft w:val="640"/>
          <w:marRight w:val="0"/>
          <w:marTop w:val="0"/>
          <w:marBottom w:val="0"/>
          <w:divBdr>
            <w:top w:val="none" w:sz="0" w:space="0" w:color="auto"/>
            <w:left w:val="none" w:sz="0" w:space="0" w:color="auto"/>
            <w:bottom w:val="none" w:sz="0" w:space="0" w:color="auto"/>
            <w:right w:val="none" w:sz="0" w:space="0" w:color="auto"/>
          </w:divBdr>
        </w:div>
        <w:div w:id="2000230578">
          <w:marLeft w:val="640"/>
          <w:marRight w:val="0"/>
          <w:marTop w:val="0"/>
          <w:marBottom w:val="0"/>
          <w:divBdr>
            <w:top w:val="none" w:sz="0" w:space="0" w:color="auto"/>
            <w:left w:val="none" w:sz="0" w:space="0" w:color="auto"/>
            <w:bottom w:val="none" w:sz="0" w:space="0" w:color="auto"/>
            <w:right w:val="none" w:sz="0" w:space="0" w:color="auto"/>
          </w:divBdr>
        </w:div>
        <w:div w:id="2037998525">
          <w:marLeft w:val="640"/>
          <w:marRight w:val="0"/>
          <w:marTop w:val="0"/>
          <w:marBottom w:val="0"/>
          <w:divBdr>
            <w:top w:val="none" w:sz="0" w:space="0" w:color="auto"/>
            <w:left w:val="none" w:sz="0" w:space="0" w:color="auto"/>
            <w:bottom w:val="none" w:sz="0" w:space="0" w:color="auto"/>
            <w:right w:val="none" w:sz="0" w:space="0" w:color="auto"/>
          </w:divBdr>
        </w:div>
        <w:div w:id="2038922878">
          <w:marLeft w:val="640"/>
          <w:marRight w:val="0"/>
          <w:marTop w:val="0"/>
          <w:marBottom w:val="0"/>
          <w:divBdr>
            <w:top w:val="none" w:sz="0" w:space="0" w:color="auto"/>
            <w:left w:val="none" w:sz="0" w:space="0" w:color="auto"/>
            <w:bottom w:val="none" w:sz="0" w:space="0" w:color="auto"/>
            <w:right w:val="none" w:sz="0" w:space="0" w:color="auto"/>
          </w:divBdr>
        </w:div>
        <w:div w:id="2039500796">
          <w:marLeft w:val="640"/>
          <w:marRight w:val="0"/>
          <w:marTop w:val="0"/>
          <w:marBottom w:val="0"/>
          <w:divBdr>
            <w:top w:val="none" w:sz="0" w:space="0" w:color="auto"/>
            <w:left w:val="none" w:sz="0" w:space="0" w:color="auto"/>
            <w:bottom w:val="none" w:sz="0" w:space="0" w:color="auto"/>
            <w:right w:val="none" w:sz="0" w:space="0" w:color="auto"/>
          </w:divBdr>
        </w:div>
        <w:div w:id="2101412499">
          <w:marLeft w:val="640"/>
          <w:marRight w:val="0"/>
          <w:marTop w:val="0"/>
          <w:marBottom w:val="0"/>
          <w:divBdr>
            <w:top w:val="none" w:sz="0" w:space="0" w:color="auto"/>
            <w:left w:val="none" w:sz="0" w:space="0" w:color="auto"/>
            <w:bottom w:val="none" w:sz="0" w:space="0" w:color="auto"/>
            <w:right w:val="none" w:sz="0" w:space="0" w:color="auto"/>
          </w:divBdr>
        </w:div>
        <w:div w:id="2115054603">
          <w:marLeft w:val="640"/>
          <w:marRight w:val="0"/>
          <w:marTop w:val="0"/>
          <w:marBottom w:val="0"/>
          <w:divBdr>
            <w:top w:val="none" w:sz="0" w:space="0" w:color="auto"/>
            <w:left w:val="none" w:sz="0" w:space="0" w:color="auto"/>
            <w:bottom w:val="none" w:sz="0" w:space="0" w:color="auto"/>
            <w:right w:val="none" w:sz="0" w:space="0" w:color="auto"/>
          </w:divBdr>
        </w:div>
        <w:div w:id="2136872370">
          <w:marLeft w:val="640"/>
          <w:marRight w:val="0"/>
          <w:marTop w:val="0"/>
          <w:marBottom w:val="0"/>
          <w:divBdr>
            <w:top w:val="none" w:sz="0" w:space="0" w:color="auto"/>
            <w:left w:val="none" w:sz="0" w:space="0" w:color="auto"/>
            <w:bottom w:val="none" w:sz="0" w:space="0" w:color="auto"/>
            <w:right w:val="none" w:sz="0" w:space="0" w:color="auto"/>
          </w:divBdr>
        </w:div>
      </w:divsChild>
    </w:div>
    <w:div w:id="470367540">
      <w:marLeft w:val="640"/>
      <w:marRight w:val="0"/>
      <w:marTop w:val="0"/>
      <w:marBottom w:val="0"/>
      <w:divBdr>
        <w:top w:val="none" w:sz="0" w:space="0" w:color="auto"/>
        <w:left w:val="none" w:sz="0" w:space="0" w:color="auto"/>
        <w:bottom w:val="none" w:sz="0" w:space="0" w:color="auto"/>
        <w:right w:val="none" w:sz="0" w:space="0" w:color="auto"/>
      </w:divBdr>
    </w:div>
    <w:div w:id="479032007">
      <w:marLeft w:val="640"/>
      <w:marRight w:val="0"/>
      <w:marTop w:val="0"/>
      <w:marBottom w:val="0"/>
      <w:divBdr>
        <w:top w:val="none" w:sz="0" w:space="0" w:color="auto"/>
        <w:left w:val="none" w:sz="0" w:space="0" w:color="auto"/>
        <w:bottom w:val="none" w:sz="0" w:space="0" w:color="auto"/>
        <w:right w:val="none" w:sz="0" w:space="0" w:color="auto"/>
      </w:divBdr>
    </w:div>
    <w:div w:id="481436141">
      <w:marLeft w:val="640"/>
      <w:marRight w:val="0"/>
      <w:marTop w:val="0"/>
      <w:marBottom w:val="0"/>
      <w:divBdr>
        <w:top w:val="none" w:sz="0" w:space="0" w:color="auto"/>
        <w:left w:val="none" w:sz="0" w:space="0" w:color="auto"/>
        <w:bottom w:val="none" w:sz="0" w:space="0" w:color="auto"/>
        <w:right w:val="none" w:sz="0" w:space="0" w:color="auto"/>
      </w:divBdr>
    </w:div>
    <w:div w:id="483817744">
      <w:marLeft w:val="640"/>
      <w:marRight w:val="0"/>
      <w:marTop w:val="0"/>
      <w:marBottom w:val="0"/>
      <w:divBdr>
        <w:top w:val="none" w:sz="0" w:space="0" w:color="auto"/>
        <w:left w:val="none" w:sz="0" w:space="0" w:color="auto"/>
        <w:bottom w:val="none" w:sz="0" w:space="0" w:color="auto"/>
        <w:right w:val="none" w:sz="0" w:space="0" w:color="auto"/>
      </w:divBdr>
    </w:div>
    <w:div w:id="485708182">
      <w:marLeft w:val="640"/>
      <w:marRight w:val="0"/>
      <w:marTop w:val="0"/>
      <w:marBottom w:val="0"/>
      <w:divBdr>
        <w:top w:val="none" w:sz="0" w:space="0" w:color="auto"/>
        <w:left w:val="none" w:sz="0" w:space="0" w:color="auto"/>
        <w:bottom w:val="none" w:sz="0" w:space="0" w:color="auto"/>
        <w:right w:val="none" w:sz="0" w:space="0" w:color="auto"/>
      </w:divBdr>
    </w:div>
    <w:div w:id="495387312">
      <w:marLeft w:val="640"/>
      <w:marRight w:val="0"/>
      <w:marTop w:val="0"/>
      <w:marBottom w:val="0"/>
      <w:divBdr>
        <w:top w:val="none" w:sz="0" w:space="0" w:color="auto"/>
        <w:left w:val="none" w:sz="0" w:space="0" w:color="auto"/>
        <w:bottom w:val="none" w:sz="0" w:space="0" w:color="auto"/>
        <w:right w:val="none" w:sz="0" w:space="0" w:color="auto"/>
      </w:divBdr>
    </w:div>
    <w:div w:id="495657104">
      <w:marLeft w:val="640"/>
      <w:marRight w:val="0"/>
      <w:marTop w:val="0"/>
      <w:marBottom w:val="0"/>
      <w:divBdr>
        <w:top w:val="none" w:sz="0" w:space="0" w:color="auto"/>
        <w:left w:val="none" w:sz="0" w:space="0" w:color="auto"/>
        <w:bottom w:val="none" w:sz="0" w:space="0" w:color="auto"/>
        <w:right w:val="none" w:sz="0" w:space="0" w:color="auto"/>
      </w:divBdr>
    </w:div>
    <w:div w:id="499004785">
      <w:marLeft w:val="640"/>
      <w:marRight w:val="0"/>
      <w:marTop w:val="0"/>
      <w:marBottom w:val="0"/>
      <w:divBdr>
        <w:top w:val="none" w:sz="0" w:space="0" w:color="auto"/>
        <w:left w:val="none" w:sz="0" w:space="0" w:color="auto"/>
        <w:bottom w:val="none" w:sz="0" w:space="0" w:color="auto"/>
        <w:right w:val="none" w:sz="0" w:space="0" w:color="auto"/>
      </w:divBdr>
    </w:div>
    <w:div w:id="499738140">
      <w:marLeft w:val="640"/>
      <w:marRight w:val="0"/>
      <w:marTop w:val="0"/>
      <w:marBottom w:val="0"/>
      <w:divBdr>
        <w:top w:val="none" w:sz="0" w:space="0" w:color="auto"/>
        <w:left w:val="none" w:sz="0" w:space="0" w:color="auto"/>
        <w:bottom w:val="none" w:sz="0" w:space="0" w:color="auto"/>
        <w:right w:val="none" w:sz="0" w:space="0" w:color="auto"/>
      </w:divBdr>
    </w:div>
    <w:div w:id="507059822">
      <w:marLeft w:val="640"/>
      <w:marRight w:val="0"/>
      <w:marTop w:val="0"/>
      <w:marBottom w:val="0"/>
      <w:divBdr>
        <w:top w:val="none" w:sz="0" w:space="0" w:color="auto"/>
        <w:left w:val="none" w:sz="0" w:space="0" w:color="auto"/>
        <w:bottom w:val="none" w:sz="0" w:space="0" w:color="auto"/>
        <w:right w:val="none" w:sz="0" w:space="0" w:color="auto"/>
      </w:divBdr>
    </w:div>
    <w:div w:id="511721580">
      <w:marLeft w:val="640"/>
      <w:marRight w:val="0"/>
      <w:marTop w:val="0"/>
      <w:marBottom w:val="0"/>
      <w:divBdr>
        <w:top w:val="none" w:sz="0" w:space="0" w:color="auto"/>
        <w:left w:val="none" w:sz="0" w:space="0" w:color="auto"/>
        <w:bottom w:val="none" w:sz="0" w:space="0" w:color="auto"/>
        <w:right w:val="none" w:sz="0" w:space="0" w:color="auto"/>
      </w:divBdr>
    </w:div>
    <w:div w:id="513880932">
      <w:marLeft w:val="640"/>
      <w:marRight w:val="0"/>
      <w:marTop w:val="0"/>
      <w:marBottom w:val="0"/>
      <w:divBdr>
        <w:top w:val="none" w:sz="0" w:space="0" w:color="auto"/>
        <w:left w:val="none" w:sz="0" w:space="0" w:color="auto"/>
        <w:bottom w:val="none" w:sz="0" w:space="0" w:color="auto"/>
        <w:right w:val="none" w:sz="0" w:space="0" w:color="auto"/>
      </w:divBdr>
    </w:div>
    <w:div w:id="515309691">
      <w:marLeft w:val="640"/>
      <w:marRight w:val="0"/>
      <w:marTop w:val="0"/>
      <w:marBottom w:val="0"/>
      <w:divBdr>
        <w:top w:val="none" w:sz="0" w:space="0" w:color="auto"/>
        <w:left w:val="none" w:sz="0" w:space="0" w:color="auto"/>
        <w:bottom w:val="none" w:sz="0" w:space="0" w:color="auto"/>
        <w:right w:val="none" w:sz="0" w:space="0" w:color="auto"/>
      </w:divBdr>
    </w:div>
    <w:div w:id="518010941">
      <w:marLeft w:val="640"/>
      <w:marRight w:val="0"/>
      <w:marTop w:val="0"/>
      <w:marBottom w:val="0"/>
      <w:divBdr>
        <w:top w:val="none" w:sz="0" w:space="0" w:color="auto"/>
        <w:left w:val="none" w:sz="0" w:space="0" w:color="auto"/>
        <w:bottom w:val="none" w:sz="0" w:space="0" w:color="auto"/>
        <w:right w:val="none" w:sz="0" w:space="0" w:color="auto"/>
      </w:divBdr>
    </w:div>
    <w:div w:id="519197863">
      <w:marLeft w:val="640"/>
      <w:marRight w:val="0"/>
      <w:marTop w:val="0"/>
      <w:marBottom w:val="0"/>
      <w:divBdr>
        <w:top w:val="none" w:sz="0" w:space="0" w:color="auto"/>
        <w:left w:val="none" w:sz="0" w:space="0" w:color="auto"/>
        <w:bottom w:val="none" w:sz="0" w:space="0" w:color="auto"/>
        <w:right w:val="none" w:sz="0" w:space="0" w:color="auto"/>
      </w:divBdr>
    </w:div>
    <w:div w:id="519708443">
      <w:marLeft w:val="640"/>
      <w:marRight w:val="0"/>
      <w:marTop w:val="0"/>
      <w:marBottom w:val="0"/>
      <w:divBdr>
        <w:top w:val="none" w:sz="0" w:space="0" w:color="auto"/>
        <w:left w:val="none" w:sz="0" w:space="0" w:color="auto"/>
        <w:bottom w:val="none" w:sz="0" w:space="0" w:color="auto"/>
        <w:right w:val="none" w:sz="0" w:space="0" w:color="auto"/>
      </w:divBdr>
    </w:div>
    <w:div w:id="524440928">
      <w:marLeft w:val="640"/>
      <w:marRight w:val="0"/>
      <w:marTop w:val="0"/>
      <w:marBottom w:val="0"/>
      <w:divBdr>
        <w:top w:val="none" w:sz="0" w:space="0" w:color="auto"/>
        <w:left w:val="none" w:sz="0" w:space="0" w:color="auto"/>
        <w:bottom w:val="none" w:sz="0" w:space="0" w:color="auto"/>
        <w:right w:val="none" w:sz="0" w:space="0" w:color="auto"/>
      </w:divBdr>
    </w:div>
    <w:div w:id="525681728">
      <w:marLeft w:val="640"/>
      <w:marRight w:val="0"/>
      <w:marTop w:val="0"/>
      <w:marBottom w:val="0"/>
      <w:divBdr>
        <w:top w:val="none" w:sz="0" w:space="0" w:color="auto"/>
        <w:left w:val="none" w:sz="0" w:space="0" w:color="auto"/>
        <w:bottom w:val="none" w:sz="0" w:space="0" w:color="auto"/>
        <w:right w:val="none" w:sz="0" w:space="0" w:color="auto"/>
      </w:divBdr>
    </w:div>
    <w:div w:id="525750650">
      <w:marLeft w:val="640"/>
      <w:marRight w:val="0"/>
      <w:marTop w:val="0"/>
      <w:marBottom w:val="0"/>
      <w:divBdr>
        <w:top w:val="none" w:sz="0" w:space="0" w:color="auto"/>
        <w:left w:val="none" w:sz="0" w:space="0" w:color="auto"/>
        <w:bottom w:val="none" w:sz="0" w:space="0" w:color="auto"/>
        <w:right w:val="none" w:sz="0" w:space="0" w:color="auto"/>
      </w:divBdr>
    </w:div>
    <w:div w:id="528376181">
      <w:marLeft w:val="640"/>
      <w:marRight w:val="0"/>
      <w:marTop w:val="0"/>
      <w:marBottom w:val="0"/>
      <w:divBdr>
        <w:top w:val="none" w:sz="0" w:space="0" w:color="auto"/>
        <w:left w:val="none" w:sz="0" w:space="0" w:color="auto"/>
        <w:bottom w:val="none" w:sz="0" w:space="0" w:color="auto"/>
        <w:right w:val="none" w:sz="0" w:space="0" w:color="auto"/>
      </w:divBdr>
    </w:div>
    <w:div w:id="530152106">
      <w:marLeft w:val="640"/>
      <w:marRight w:val="0"/>
      <w:marTop w:val="0"/>
      <w:marBottom w:val="0"/>
      <w:divBdr>
        <w:top w:val="none" w:sz="0" w:space="0" w:color="auto"/>
        <w:left w:val="none" w:sz="0" w:space="0" w:color="auto"/>
        <w:bottom w:val="none" w:sz="0" w:space="0" w:color="auto"/>
        <w:right w:val="none" w:sz="0" w:space="0" w:color="auto"/>
      </w:divBdr>
    </w:div>
    <w:div w:id="534931197">
      <w:marLeft w:val="640"/>
      <w:marRight w:val="0"/>
      <w:marTop w:val="0"/>
      <w:marBottom w:val="0"/>
      <w:divBdr>
        <w:top w:val="none" w:sz="0" w:space="0" w:color="auto"/>
        <w:left w:val="none" w:sz="0" w:space="0" w:color="auto"/>
        <w:bottom w:val="none" w:sz="0" w:space="0" w:color="auto"/>
        <w:right w:val="none" w:sz="0" w:space="0" w:color="auto"/>
      </w:divBdr>
    </w:div>
    <w:div w:id="537007760">
      <w:marLeft w:val="640"/>
      <w:marRight w:val="0"/>
      <w:marTop w:val="0"/>
      <w:marBottom w:val="0"/>
      <w:divBdr>
        <w:top w:val="none" w:sz="0" w:space="0" w:color="auto"/>
        <w:left w:val="none" w:sz="0" w:space="0" w:color="auto"/>
        <w:bottom w:val="none" w:sz="0" w:space="0" w:color="auto"/>
        <w:right w:val="none" w:sz="0" w:space="0" w:color="auto"/>
      </w:divBdr>
    </w:div>
    <w:div w:id="537857315">
      <w:marLeft w:val="640"/>
      <w:marRight w:val="0"/>
      <w:marTop w:val="0"/>
      <w:marBottom w:val="0"/>
      <w:divBdr>
        <w:top w:val="none" w:sz="0" w:space="0" w:color="auto"/>
        <w:left w:val="none" w:sz="0" w:space="0" w:color="auto"/>
        <w:bottom w:val="none" w:sz="0" w:space="0" w:color="auto"/>
        <w:right w:val="none" w:sz="0" w:space="0" w:color="auto"/>
      </w:divBdr>
    </w:div>
    <w:div w:id="543757117">
      <w:marLeft w:val="640"/>
      <w:marRight w:val="0"/>
      <w:marTop w:val="0"/>
      <w:marBottom w:val="0"/>
      <w:divBdr>
        <w:top w:val="none" w:sz="0" w:space="0" w:color="auto"/>
        <w:left w:val="none" w:sz="0" w:space="0" w:color="auto"/>
        <w:bottom w:val="none" w:sz="0" w:space="0" w:color="auto"/>
        <w:right w:val="none" w:sz="0" w:space="0" w:color="auto"/>
      </w:divBdr>
    </w:div>
    <w:div w:id="545414621">
      <w:marLeft w:val="640"/>
      <w:marRight w:val="0"/>
      <w:marTop w:val="0"/>
      <w:marBottom w:val="0"/>
      <w:divBdr>
        <w:top w:val="none" w:sz="0" w:space="0" w:color="auto"/>
        <w:left w:val="none" w:sz="0" w:space="0" w:color="auto"/>
        <w:bottom w:val="none" w:sz="0" w:space="0" w:color="auto"/>
        <w:right w:val="none" w:sz="0" w:space="0" w:color="auto"/>
      </w:divBdr>
    </w:div>
    <w:div w:id="547231209">
      <w:marLeft w:val="640"/>
      <w:marRight w:val="0"/>
      <w:marTop w:val="0"/>
      <w:marBottom w:val="0"/>
      <w:divBdr>
        <w:top w:val="none" w:sz="0" w:space="0" w:color="auto"/>
        <w:left w:val="none" w:sz="0" w:space="0" w:color="auto"/>
        <w:bottom w:val="none" w:sz="0" w:space="0" w:color="auto"/>
        <w:right w:val="none" w:sz="0" w:space="0" w:color="auto"/>
      </w:divBdr>
    </w:div>
    <w:div w:id="547374082">
      <w:marLeft w:val="640"/>
      <w:marRight w:val="0"/>
      <w:marTop w:val="0"/>
      <w:marBottom w:val="0"/>
      <w:divBdr>
        <w:top w:val="none" w:sz="0" w:space="0" w:color="auto"/>
        <w:left w:val="none" w:sz="0" w:space="0" w:color="auto"/>
        <w:bottom w:val="none" w:sz="0" w:space="0" w:color="auto"/>
        <w:right w:val="none" w:sz="0" w:space="0" w:color="auto"/>
      </w:divBdr>
    </w:div>
    <w:div w:id="547763206">
      <w:marLeft w:val="640"/>
      <w:marRight w:val="0"/>
      <w:marTop w:val="0"/>
      <w:marBottom w:val="0"/>
      <w:divBdr>
        <w:top w:val="none" w:sz="0" w:space="0" w:color="auto"/>
        <w:left w:val="none" w:sz="0" w:space="0" w:color="auto"/>
        <w:bottom w:val="none" w:sz="0" w:space="0" w:color="auto"/>
        <w:right w:val="none" w:sz="0" w:space="0" w:color="auto"/>
      </w:divBdr>
    </w:div>
    <w:div w:id="550504432">
      <w:marLeft w:val="640"/>
      <w:marRight w:val="0"/>
      <w:marTop w:val="0"/>
      <w:marBottom w:val="0"/>
      <w:divBdr>
        <w:top w:val="none" w:sz="0" w:space="0" w:color="auto"/>
        <w:left w:val="none" w:sz="0" w:space="0" w:color="auto"/>
        <w:bottom w:val="none" w:sz="0" w:space="0" w:color="auto"/>
        <w:right w:val="none" w:sz="0" w:space="0" w:color="auto"/>
      </w:divBdr>
    </w:div>
    <w:div w:id="551119343">
      <w:marLeft w:val="640"/>
      <w:marRight w:val="0"/>
      <w:marTop w:val="0"/>
      <w:marBottom w:val="0"/>
      <w:divBdr>
        <w:top w:val="none" w:sz="0" w:space="0" w:color="auto"/>
        <w:left w:val="none" w:sz="0" w:space="0" w:color="auto"/>
        <w:bottom w:val="none" w:sz="0" w:space="0" w:color="auto"/>
        <w:right w:val="none" w:sz="0" w:space="0" w:color="auto"/>
      </w:divBdr>
    </w:div>
    <w:div w:id="553658955">
      <w:bodyDiv w:val="1"/>
      <w:marLeft w:val="0"/>
      <w:marRight w:val="0"/>
      <w:marTop w:val="0"/>
      <w:marBottom w:val="0"/>
      <w:divBdr>
        <w:top w:val="none" w:sz="0" w:space="0" w:color="auto"/>
        <w:left w:val="none" w:sz="0" w:space="0" w:color="auto"/>
        <w:bottom w:val="none" w:sz="0" w:space="0" w:color="auto"/>
        <w:right w:val="none" w:sz="0" w:space="0" w:color="auto"/>
      </w:divBdr>
    </w:div>
    <w:div w:id="559486203">
      <w:marLeft w:val="640"/>
      <w:marRight w:val="0"/>
      <w:marTop w:val="0"/>
      <w:marBottom w:val="0"/>
      <w:divBdr>
        <w:top w:val="none" w:sz="0" w:space="0" w:color="auto"/>
        <w:left w:val="none" w:sz="0" w:space="0" w:color="auto"/>
        <w:bottom w:val="none" w:sz="0" w:space="0" w:color="auto"/>
        <w:right w:val="none" w:sz="0" w:space="0" w:color="auto"/>
      </w:divBdr>
    </w:div>
    <w:div w:id="561478405">
      <w:marLeft w:val="640"/>
      <w:marRight w:val="0"/>
      <w:marTop w:val="0"/>
      <w:marBottom w:val="0"/>
      <w:divBdr>
        <w:top w:val="none" w:sz="0" w:space="0" w:color="auto"/>
        <w:left w:val="none" w:sz="0" w:space="0" w:color="auto"/>
        <w:bottom w:val="none" w:sz="0" w:space="0" w:color="auto"/>
        <w:right w:val="none" w:sz="0" w:space="0" w:color="auto"/>
      </w:divBdr>
    </w:div>
    <w:div w:id="564997562">
      <w:marLeft w:val="640"/>
      <w:marRight w:val="0"/>
      <w:marTop w:val="0"/>
      <w:marBottom w:val="0"/>
      <w:divBdr>
        <w:top w:val="none" w:sz="0" w:space="0" w:color="auto"/>
        <w:left w:val="none" w:sz="0" w:space="0" w:color="auto"/>
        <w:bottom w:val="none" w:sz="0" w:space="0" w:color="auto"/>
        <w:right w:val="none" w:sz="0" w:space="0" w:color="auto"/>
      </w:divBdr>
    </w:div>
    <w:div w:id="565072778">
      <w:marLeft w:val="640"/>
      <w:marRight w:val="0"/>
      <w:marTop w:val="0"/>
      <w:marBottom w:val="0"/>
      <w:divBdr>
        <w:top w:val="none" w:sz="0" w:space="0" w:color="auto"/>
        <w:left w:val="none" w:sz="0" w:space="0" w:color="auto"/>
        <w:bottom w:val="none" w:sz="0" w:space="0" w:color="auto"/>
        <w:right w:val="none" w:sz="0" w:space="0" w:color="auto"/>
      </w:divBdr>
    </w:div>
    <w:div w:id="566917112">
      <w:marLeft w:val="640"/>
      <w:marRight w:val="0"/>
      <w:marTop w:val="0"/>
      <w:marBottom w:val="0"/>
      <w:divBdr>
        <w:top w:val="none" w:sz="0" w:space="0" w:color="auto"/>
        <w:left w:val="none" w:sz="0" w:space="0" w:color="auto"/>
        <w:bottom w:val="none" w:sz="0" w:space="0" w:color="auto"/>
        <w:right w:val="none" w:sz="0" w:space="0" w:color="auto"/>
      </w:divBdr>
    </w:div>
    <w:div w:id="570384167">
      <w:marLeft w:val="640"/>
      <w:marRight w:val="0"/>
      <w:marTop w:val="0"/>
      <w:marBottom w:val="0"/>
      <w:divBdr>
        <w:top w:val="none" w:sz="0" w:space="0" w:color="auto"/>
        <w:left w:val="none" w:sz="0" w:space="0" w:color="auto"/>
        <w:bottom w:val="none" w:sz="0" w:space="0" w:color="auto"/>
        <w:right w:val="none" w:sz="0" w:space="0" w:color="auto"/>
      </w:divBdr>
    </w:div>
    <w:div w:id="572929048">
      <w:bodyDiv w:val="1"/>
      <w:marLeft w:val="0"/>
      <w:marRight w:val="0"/>
      <w:marTop w:val="0"/>
      <w:marBottom w:val="0"/>
      <w:divBdr>
        <w:top w:val="none" w:sz="0" w:space="0" w:color="auto"/>
        <w:left w:val="none" w:sz="0" w:space="0" w:color="auto"/>
        <w:bottom w:val="none" w:sz="0" w:space="0" w:color="auto"/>
        <w:right w:val="none" w:sz="0" w:space="0" w:color="auto"/>
      </w:divBdr>
      <w:divsChild>
        <w:div w:id="321272326">
          <w:marLeft w:val="0"/>
          <w:marRight w:val="0"/>
          <w:marTop w:val="0"/>
          <w:marBottom w:val="0"/>
          <w:divBdr>
            <w:top w:val="none" w:sz="0" w:space="0" w:color="auto"/>
            <w:left w:val="none" w:sz="0" w:space="0" w:color="auto"/>
            <w:bottom w:val="none" w:sz="0" w:space="0" w:color="auto"/>
            <w:right w:val="none" w:sz="0" w:space="0" w:color="auto"/>
          </w:divBdr>
        </w:div>
      </w:divsChild>
    </w:div>
    <w:div w:id="574820433">
      <w:marLeft w:val="640"/>
      <w:marRight w:val="0"/>
      <w:marTop w:val="0"/>
      <w:marBottom w:val="0"/>
      <w:divBdr>
        <w:top w:val="none" w:sz="0" w:space="0" w:color="auto"/>
        <w:left w:val="none" w:sz="0" w:space="0" w:color="auto"/>
        <w:bottom w:val="none" w:sz="0" w:space="0" w:color="auto"/>
        <w:right w:val="none" w:sz="0" w:space="0" w:color="auto"/>
      </w:divBdr>
    </w:div>
    <w:div w:id="577791988">
      <w:marLeft w:val="640"/>
      <w:marRight w:val="0"/>
      <w:marTop w:val="0"/>
      <w:marBottom w:val="0"/>
      <w:divBdr>
        <w:top w:val="none" w:sz="0" w:space="0" w:color="auto"/>
        <w:left w:val="none" w:sz="0" w:space="0" w:color="auto"/>
        <w:bottom w:val="none" w:sz="0" w:space="0" w:color="auto"/>
        <w:right w:val="none" w:sz="0" w:space="0" w:color="auto"/>
      </w:divBdr>
    </w:div>
    <w:div w:id="581185517">
      <w:marLeft w:val="640"/>
      <w:marRight w:val="0"/>
      <w:marTop w:val="0"/>
      <w:marBottom w:val="0"/>
      <w:divBdr>
        <w:top w:val="none" w:sz="0" w:space="0" w:color="auto"/>
        <w:left w:val="none" w:sz="0" w:space="0" w:color="auto"/>
        <w:bottom w:val="none" w:sz="0" w:space="0" w:color="auto"/>
        <w:right w:val="none" w:sz="0" w:space="0" w:color="auto"/>
      </w:divBdr>
    </w:div>
    <w:div w:id="582104803">
      <w:bodyDiv w:val="1"/>
      <w:marLeft w:val="0"/>
      <w:marRight w:val="0"/>
      <w:marTop w:val="0"/>
      <w:marBottom w:val="0"/>
      <w:divBdr>
        <w:top w:val="none" w:sz="0" w:space="0" w:color="auto"/>
        <w:left w:val="none" w:sz="0" w:space="0" w:color="auto"/>
        <w:bottom w:val="none" w:sz="0" w:space="0" w:color="auto"/>
        <w:right w:val="none" w:sz="0" w:space="0" w:color="auto"/>
      </w:divBdr>
      <w:divsChild>
        <w:div w:id="231283605">
          <w:marLeft w:val="0"/>
          <w:marRight w:val="0"/>
          <w:marTop w:val="0"/>
          <w:marBottom w:val="0"/>
          <w:divBdr>
            <w:top w:val="none" w:sz="0" w:space="0" w:color="auto"/>
            <w:left w:val="none" w:sz="0" w:space="0" w:color="auto"/>
            <w:bottom w:val="none" w:sz="0" w:space="0" w:color="auto"/>
            <w:right w:val="none" w:sz="0" w:space="0" w:color="auto"/>
          </w:divBdr>
          <w:divsChild>
            <w:div w:id="1134327026">
              <w:marLeft w:val="0"/>
              <w:marRight w:val="0"/>
              <w:marTop w:val="0"/>
              <w:marBottom w:val="0"/>
              <w:divBdr>
                <w:top w:val="none" w:sz="0" w:space="0" w:color="auto"/>
                <w:left w:val="none" w:sz="0" w:space="0" w:color="auto"/>
                <w:bottom w:val="none" w:sz="0" w:space="0" w:color="auto"/>
                <w:right w:val="none" w:sz="0" w:space="0" w:color="auto"/>
              </w:divBdr>
              <w:divsChild>
                <w:div w:id="140568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339208">
      <w:marLeft w:val="640"/>
      <w:marRight w:val="0"/>
      <w:marTop w:val="0"/>
      <w:marBottom w:val="0"/>
      <w:divBdr>
        <w:top w:val="none" w:sz="0" w:space="0" w:color="auto"/>
        <w:left w:val="none" w:sz="0" w:space="0" w:color="auto"/>
        <w:bottom w:val="none" w:sz="0" w:space="0" w:color="auto"/>
        <w:right w:val="none" w:sz="0" w:space="0" w:color="auto"/>
      </w:divBdr>
    </w:div>
    <w:div w:id="585268148">
      <w:marLeft w:val="640"/>
      <w:marRight w:val="0"/>
      <w:marTop w:val="0"/>
      <w:marBottom w:val="0"/>
      <w:divBdr>
        <w:top w:val="none" w:sz="0" w:space="0" w:color="auto"/>
        <w:left w:val="none" w:sz="0" w:space="0" w:color="auto"/>
        <w:bottom w:val="none" w:sz="0" w:space="0" w:color="auto"/>
        <w:right w:val="none" w:sz="0" w:space="0" w:color="auto"/>
      </w:divBdr>
    </w:div>
    <w:div w:id="593590837">
      <w:marLeft w:val="640"/>
      <w:marRight w:val="0"/>
      <w:marTop w:val="0"/>
      <w:marBottom w:val="0"/>
      <w:divBdr>
        <w:top w:val="none" w:sz="0" w:space="0" w:color="auto"/>
        <w:left w:val="none" w:sz="0" w:space="0" w:color="auto"/>
        <w:bottom w:val="none" w:sz="0" w:space="0" w:color="auto"/>
        <w:right w:val="none" w:sz="0" w:space="0" w:color="auto"/>
      </w:divBdr>
    </w:div>
    <w:div w:id="595745177">
      <w:bodyDiv w:val="1"/>
      <w:marLeft w:val="0"/>
      <w:marRight w:val="0"/>
      <w:marTop w:val="0"/>
      <w:marBottom w:val="0"/>
      <w:divBdr>
        <w:top w:val="none" w:sz="0" w:space="0" w:color="auto"/>
        <w:left w:val="none" w:sz="0" w:space="0" w:color="auto"/>
        <w:bottom w:val="none" w:sz="0" w:space="0" w:color="auto"/>
        <w:right w:val="none" w:sz="0" w:space="0" w:color="auto"/>
      </w:divBdr>
      <w:divsChild>
        <w:div w:id="27532682">
          <w:marLeft w:val="640"/>
          <w:marRight w:val="0"/>
          <w:marTop w:val="0"/>
          <w:marBottom w:val="0"/>
          <w:divBdr>
            <w:top w:val="none" w:sz="0" w:space="0" w:color="auto"/>
            <w:left w:val="none" w:sz="0" w:space="0" w:color="auto"/>
            <w:bottom w:val="none" w:sz="0" w:space="0" w:color="auto"/>
            <w:right w:val="none" w:sz="0" w:space="0" w:color="auto"/>
          </w:divBdr>
        </w:div>
        <w:div w:id="113250753">
          <w:marLeft w:val="640"/>
          <w:marRight w:val="0"/>
          <w:marTop w:val="0"/>
          <w:marBottom w:val="0"/>
          <w:divBdr>
            <w:top w:val="none" w:sz="0" w:space="0" w:color="auto"/>
            <w:left w:val="none" w:sz="0" w:space="0" w:color="auto"/>
            <w:bottom w:val="none" w:sz="0" w:space="0" w:color="auto"/>
            <w:right w:val="none" w:sz="0" w:space="0" w:color="auto"/>
          </w:divBdr>
        </w:div>
        <w:div w:id="133330187">
          <w:marLeft w:val="640"/>
          <w:marRight w:val="0"/>
          <w:marTop w:val="0"/>
          <w:marBottom w:val="0"/>
          <w:divBdr>
            <w:top w:val="none" w:sz="0" w:space="0" w:color="auto"/>
            <w:left w:val="none" w:sz="0" w:space="0" w:color="auto"/>
            <w:bottom w:val="none" w:sz="0" w:space="0" w:color="auto"/>
            <w:right w:val="none" w:sz="0" w:space="0" w:color="auto"/>
          </w:divBdr>
        </w:div>
        <w:div w:id="165678328">
          <w:marLeft w:val="640"/>
          <w:marRight w:val="0"/>
          <w:marTop w:val="0"/>
          <w:marBottom w:val="0"/>
          <w:divBdr>
            <w:top w:val="none" w:sz="0" w:space="0" w:color="auto"/>
            <w:left w:val="none" w:sz="0" w:space="0" w:color="auto"/>
            <w:bottom w:val="none" w:sz="0" w:space="0" w:color="auto"/>
            <w:right w:val="none" w:sz="0" w:space="0" w:color="auto"/>
          </w:divBdr>
        </w:div>
        <w:div w:id="201476322">
          <w:marLeft w:val="640"/>
          <w:marRight w:val="0"/>
          <w:marTop w:val="0"/>
          <w:marBottom w:val="0"/>
          <w:divBdr>
            <w:top w:val="none" w:sz="0" w:space="0" w:color="auto"/>
            <w:left w:val="none" w:sz="0" w:space="0" w:color="auto"/>
            <w:bottom w:val="none" w:sz="0" w:space="0" w:color="auto"/>
            <w:right w:val="none" w:sz="0" w:space="0" w:color="auto"/>
          </w:divBdr>
        </w:div>
        <w:div w:id="216358948">
          <w:marLeft w:val="640"/>
          <w:marRight w:val="0"/>
          <w:marTop w:val="0"/>
          <w:marBottom w:val="0"/>
          <w:divBdr>
            <w:top w:val="none" w:sz="0" w:space="0" w:color="auto"/>
            <w:left w:val="none" w:sz="0" w:space="0" w:color="auto"/>
            <w:bottom w:val="none" w:sz="0" w:space="0" w:color="auto"/>
            <w:right w:val="none" w:sz="0" w:space="0" w:color="auto"/>
          </w:divBdr>
        </w:div>
        <w:div w:id="224727385">
          <w:marLeft w:val="640"/>
          <w:marRight w:val="0"/>
          <w:marTop w:val="0"/>
          <w:marBottom w:val="0"/>
          <w:divBdr>
            <w:top w:val="none" w:sz="0" w:space="0" w:color="auto"/>
            <w:left w:val="none" w:sz="0" w:space="0" w:color="auto"/>
            <w:bottom w:val="none" w:sz="0" w:space="0" w:color="auto"/>
            <w:right w:val="none" w:sz="0" w:space="0" w:color="auto"/>
          </w:divBdr>
        </w:div>
        <w:div w:id="302388363">
          <w:marLeft w:val="640"/>
          <w:marRight w:val="0"/>
          <w:marTop w:val="0"/>
          <w:marBottom w:val="0"/>
          <w:divBdr>
            <w:top w:val="none" w:sz="0" w:space="0" w:color="auto"/>
            <w:left w:val="none" w:sz="0" w:space="0" w:color="auto"/>
            <w:bottom w:val="none" w:sz="0" w:space="0" w:color="auto"/>
            <w:right w:val="none" w:sz="0" w:space="0" w:color="auto"/>
          </w:divBdr>
        </w:div>
        <w:div w:id="370543329">
          <w:marLeft w:val="640"/>
          <w:marRight w:val="0"/>
          <w:marTop w:val="0"/>
          <w:marBottom w:val="0"/>
          <w:divBdr>
            <w:top w:val="none" w:sz="0" w:space="0" w:color="auto"/>
            <w:left w:val="none" w:sz="0" w:space="0" w:color="auto"/>
            <w:bottom w:val="none" w:sz="0" w:space="0" w:color="auto"/>
            <w:right w:val="none" w:sz="0" w:space="0" w:color="auto"/>
          </w:divBdr>
        </w:div>
        <w:div w:id="380981594">
          <w:marLeft w:val="640"/>
          <w:marRight w:val="0"/>
          <w:marTop w:val="0"/>
          <w:marBottom w:val="0"/>
          <w:divBdr>
            <w:top w:val="none" w:sz="0" w:space="0" w:color="auto"/>
            <w:left w:val="none" w:sz="0" w:space="0" w:color="auto"/>
            <w:bottom w:val="none" w:sz="0" w:space="0" w:color="auto"/>
            <w:right w:val="none" w:sz="0" w:space="0" w:color="auto"/>
          </w:divBdr>
        </w:div>
        <w:div w:id="398596324">
          <w:marLeft w:val="640"/>
          <w:marRight w:val="0"/>
          <w:marTop w:val="0"/>
          <w:marBottom w:val="0"/>
          <w:divBdr>
            <w:top w:val="none" w:sz="0" w:space="0" w:color="auto"/>
            <w:left w:val="none" w:sz="0" w:space="0" w:color="auto"/>
            <w:bottom w:val="none" w:sz="0" w:space="0" w:color="auto"/>
            <w:right w:val="none" w:sz="0" w:space="0" w:color="auto"/>
          </w:divBdr>
        </w:div>
        <w:div w:id="475493771">
          <w:marLeft w:val="640"/>
          <w:marRight w:val="0"/>
          <w:marTop w:val="0"/>
          <w:marBottom w:val="0"/>
          <w:divBdr>
            <w:top w:val="none" w:sz="0" w:space="0" w:color="auto"/>
            <w:left w:val="none" w:sz="0" w:space="0" w:color="auto"/>
            <w:bottom w:val="none" w:sz="0" w:space="0" w:color="auto"/>
            <w:right w:val="none" w:sz="0" w:space="0" w:color="auto"/>
          </w:divBdr>
        </w:div>
        <w:div w:id="482818467">
          <w:marLeft w:val="640"/>
          <w:marRight w:val="0"/>
          <w:marTop w:val="0"/>
          <w:marBottom w:val="0"/>
          <w:divBdr>
            <w:top w:val="none" w:sz="0" w:space="0" w:color="auto"/>
            <w:left w:val="none" w:sz="0" w:space="0" w:color="auto"/>
            <w:bottom w:val="none" w:sz="0" w:space="0" w:color="auto"/>
            <w:right w:val="none" w:sz="0" w:space="0" w:color="auto"/>
          </w:divBdr>
        </w:div>
        <w:div w:id="498664159">
          <w:marLeft w:val="640"/>
          <w:marRight w:val="0"/>
          <w:marTop w:val="0"/>
          <w:marBottom w:val="0"/>
          <w:divBdr>
            <w:top w:val="none" w:sz="0" w:space="0" w:color="auto"/>
            <w:left w:val="none" w:sz="0" w:space="0" w:color="auto"/>
            <w:bottom w:val="none" w:sz="0" w:space="0" w:color="auto"/>
            <w:right w:val="none" w:sz="0" w:space="0" w:color="auto"/>
          </w:divBdr>
        </w:div>
        <w:div w:id="565606578">
          <w:marLeft w:val="640"/>
          <w:marRight w:val="0"/>
          <w:marTop w:val="0"/>
          <w:marBottom w:val="0"/>
          <w:divBdr>
            <w:top w:val="none" w:sz="0" w:space="0" w:color="auto"/>
            <w:left w:val="none" w:sz="0" w:space="0" w:color="auto"/>
            <w:bottom w:val="none" w:sz="0" w:space="0" w:color="auto"/>
            <w:right w:val="none" w:sz="0" w:space="0" w:color="auto"/>
          </w:divBdr>
        </w:div>
        <w:div w:id="601642950">
          <w:marLeft w:val="640"/>
          <w:marRight w:val="0"/>
          <w:marTop w:val="0"/>
          <w:marBottom w:val="0"/>
          <w:divBdr>
            <w:top w:val="none" w:sz="0" w:space="0" w:color="auto"/>
            <w:left w:val="none" w:sz="0" w:space="0" w:color="auto"/>
            <w:bottom w:val="none" w:sz="0" w:space="0" w:color="auto"/>
            <w:right w:val="none" w:sz="0" w:space="0" w:color="auto"/>
          </w:divBdr>
        </w:div>
        <w:div w:id="653922379">
          <w:marLeft w:val="640"/>
          <w:marRight w:val="0"/>
          <w:marTop w:val="0"/>
          <w:marBottom w:val="0"/>
          <w:divBdr>
            <w:top w:val="none" w:sz="0" w:space="0" w:color="auto"/>
            <w:left w:val="none" w:sz="0" w:space="0" w:color="auto"/>
            <w:bottom w:val="none" w:sz="0" w:space="0" w:color="auto"/>
            <w:right w:val="none" w:sz="0" w:space="0" w:color="auto"/>
          </w:divBdr>
        </w:div>
        <w:div w:id="703554769">
          <w:marLeft w:val="640"/>
          <w:marRight w:val="0"/>
          <w:marTop w:val="0"/>
          <w:marBottom w:val="0"/>
          <w:divBdr>
            <w:top w:val="none" w:sz="0" w:space="0" w:color="auto"/>
            <w:left w:val="none" w:sz="0" w:space="0" w:color="auto"/>
            <w:bottom w:val="none" w:sz="0" w:space="0" w:color="auto"/>
            <w:right w:val="none" w:sz="0" w:space="0" w:color="auto"/>
          </w:divBdr>
        </w:div>
        <w:div w:id="722602011">
          <w:marLeft w:val="640"/>
          <w:marRight w:val="0"/>
          <w:marTop w:val="0"/>
          <w:marBottom w:val="0"/>
          <w:divBdr>
            <w:top w:val="none" w:sz="0" w:space="0" w:color="auto"/>
            <w:left w:val="none" w:sz="0" w:space="0" w:color="auto"/>
            <w:bottom w:val="none" w:sz="0" w:space="0" w:color="auto"/>
            <w:right w:val="none" w:sz="0" w:space="0" w:color="auto"/>
          </w:divBdr>
        </w:div>
        <w:div w:id="817114181">
          <w:marLeft w:val="640"/>
          <w:marRight w:val="0"/>
          <w:marTop w:val="0"/>
          <w:marBottom w:val="0"/>
          <w:divBdr>
            <w:top w:val="none" w:sz="0" w:space="0" w:color="auto"/>
            <w:left w:val="none" w:sz="0" w:space="0" w:color="auto"/>
            <w:bottom w:val="none" w:sz="0" w:space="0" w:color="auto"/>
            <w:right w:val="none" w:sz="0" w:space="0" w:color="auto"/>
          </w:divBdr>
        </w:div>
        <w:div w:id="867790483">
          <w:marLeft w:val="640"/>
          <w:marRight w:val="0"/>
          <w:marTop w:val="0"/>
          <w:marBottom w:val="0"/>
          <w:divBdr>
            <w:top w:val="none" w:sz="0" w:space="0" w:color="auto"/>
            <w:left w:val="none" w:sz="0" w:space="0" w:color="auto"/>
            <w:bottom w:val="none" w:sz="0" w:space="0" w:color="auto"/>
            <w:right w:val="none" w:sz="0" w:space="0" w:color="auto"/>
          </w:divBdr>
        </w:div>
        <w:div w:id="869299792">
          <w:marLeft w:val="640"/>
          <w:marRight w:val="0"/>
          <w:marTop w:val="0"/>
          <w:marBottom w:val="0"/>
          <w:divBdr>
            <w:top w:val="none" w:sz="0" w:space="0" w:color="auto"/>
            <w:left w:val="none" w:sz="0" w:space="0" w:color="auto"/>
            <w:bottom w:val="none" w:sz="0" w:space="0" w:color="auto"/>
            <w:right w:val="none" w:sz="0" w:space="0" w:color="auto"/>
          </w:divBdr>
        </w:div>
        <w:div w:id="876239509">
          <w:marLeft w:val="640"/>
          <w:marRight w:val="0"/>
          <w:marTop w:val="0"/>
          <w:marBottom w:val="0"/>
          <w:divBdr>
            <w:top w:val="none" w:sz="0" w:space="0" w:color="auto"/>
            <w:left w:val="none" w:sz="0" w:space="0" w:color="auto"/>
            <w:bottom w:val="none" w:sz="0" w:space="0" w:color="auto"/>
            <w:right w:val="none" w:sz="0" w:space="0" w:color="auto"/>
          </w:divBdr>
        </w:div>
        <w:div w:id="949627732">
          <w:marLeft w:val="640"/>
          <w:marRight w:val="0"/>
          <w:marTop w:val="0"/>
          <w:marBottom w:val="0"/>
          <w:divBdr>
            <w:top w:val="none" w:sz="0" w:space="0" w:color="auto"/>
            <w:left w:val="none" w:sz="0" w:space="0" w:color="auto"/>
            <w:bottom w:val="none" w:sz="0" w:space="0" w:color="auto"/>
            <w:right w:val="none" w:sz="0" w:space="0" w:color="auto"/>
          </w:divBdr>
        </w:div>
        <w:div w:id="961419310">
          <w:marLeft w:val="640"/>
          <w:marRight w:val="0"/>
          <w:marTop w:val="0"/>
          <w:marBottom w:val="0"/>
          <w:divBdr>
            <w:top w:val="none" w:sz="0" w:space="0" w:color="auto"/>
            <w:left w:val="none" w:sz="0" w:space="0" w:color="auto"/>
            <w:bottom w:val="none" w:sz="0" w:space="0" w:color="auto"/>
            <w:right w:val="none" w:sz="0" w:space="0" w:color="auto"/>
          </w:divBdr>
        </w:div>
        <w:div w:id="1040007931">
          <w:marLeft w:val="640"/>
          <w:marRight w:val="0"/>
          <w:marTop w:val="0"/>
          <w:marBottom w:val="0"/>
          <w:divBdr>
            <w:top w:val="none" w:sz="0" w:space="0" w:color="auto"/>
            <w:left w:val="none" w:sz="0" w:space="0" w:color="auto"/>
            <w:bottom w:val="none" w:sz="0" w:space="0" w:color="auto"/>
            <w:right w:val="none" w:sz="0" w:space="0" w:color="auto"/>
          </w:divBdr>
        </w:div>
        <w:div w:id="1042023676">
          <w:marLeft w:val="640"/>
          <w:marRight w:val="0"/>
          <w:marTop w:val="0"/>
          <w:marBottom w:val="0"/>
          <w:divBdr>
            <w:top w:val="none" w:sz="0" w:space="0" w:color="auto"/>
            <w:left w:val="none" w:sz="0" w:space="0" w:color="auto"/>
            <w:bottom w:val="none" w:sz="0" w:space="0" w:color="auto"/>
            <w:right w:val="none" w:sz="0" w:space="0" w:color="auto"/>
          </w:divBdr>
        </w:div>
        <w:div w:id="1080366210">
          <w:marLeft w:val="640"/>
          <w:marRight w:val="0"/>
          <w:marTop w:val="0"/>
          <w:marBottom w:val="0"/>
          <w:divBdr>
            <w:top w:val="none" w:sz="0" w:space="0" w:color="auto"/>
            <w:left w:val="none" w:sz="0" w:space="0" w:color="auto"/>
            <w:bottom w:val="none" w:sz="0" w:space="0" w:color="auto"/>
            <w:right w:val="none" w:sz="0" w:space="0" w:color="auto"/>
          </w:divBdr>
        </w:div>
        <w:div w:id="1088385171">
          <w:marLeft w:val="640"/>
          <w:marRight w:val="0"/>
          <w:marTop w:val="0"/>
          <w:marBottom w:val="0"/>
          <w:divBdr>
            <w:top w:val="none" w:sz="0" w:space="0" w:color="auto"/>
            <w:left w:val="none" w:sz="0" w:space="0" w:color="auto"/>
            <w:bottom w:val="none" w:sz="0" w:space="0" w:color="auto"/>
            <w:right w:val="none" w:sz="0" w:space="0" w:color="auto"/>
          </w:divBdr>
        </w:div>
        <w:div w:id="1110778806">
          <w:marLeft w:val="640"/>
          <w:marRight w:val="0"/>
          <w:marTop w:val="0"/>
          <w:marBottom w:val="0"/>
          <w:divBdr>
            <w:top w:val="none" w:sz="0" w:space="0" w:color="auto"/>
            <w:left w:val="none" w:sz="0" w:space="0" w:color="auto"/>
            <w:bottom w:val="none" w:sz="0" w:space="0" w:color="auto"/>
            <w:right w:val="none" w:sz="0" w:space="0" w:color="auto"/>
          </w:divBdr>
        </w:div>
        <w:div w:id="1131509423">
          <w:marLeft w:val="640"/>
          <w:marRight w:val="0"/>
          <w:marTop w:val="0"/>
          <w:marBottom w:val="0"/>
          <w:divBdr>
            <w:top w:val="none" w:sz="0" w:space="0" w:color="auto"/>
            <w:left w:val="none" w:sz="0" w:space="0" w:color="auto"/>
            <w:bottom w:val="none" w:sz="0" w:space="0" w:color="auto"/>
            <w:right w:val="none" w:sz="0" w:space="0" w:color="auto"/>
          </w:divBdr>
        </w:div>
        <w:div w:id="1212810448">
          <w:marLeft w:val="640"/>
          <w:marRight w:val="0"/>
          <w:marTop w:val="0"/>
          <w:marBottom w:val="0"/>
          <w:divBdr>
            <w:top w:val="none" w:sz="0" w:space="0" w:color="auto"/>
            <w:left w:val="none" w:sz="0" w:space="0" w:color="auto"/>
            <w:bottom w:val="none" w:sz="0" w:space="0" w:color="auto"/>
            <w:right w:val="none" w:sz="0" w:space="0" w:color="auto"/>
          </w:divBdr>
        </w:div>
        <w:div w:id="1252422821">
          <w:marLeft w:val="640"/>
          <w:marRight w:val="0"/>
          <w:marTop w:val="0"/>
          <w:marBottom w:val="0"/>
          <w:divBdr>
            <w:top w:val="none" w:sz="0" w:space="0" w:color="auto"/>
            <w:left w:val="none" w:sz="0" w:space="0" w:color="auto"/>
            <w:bottom w:val="none" w:sz="0" w:space="0" w:color="auto"/>
            <w:right w:val="none" w:sz="0" w:space="0" w:color="auto"/>
          </w:divBdr>
        </w:div>
        <w:div w:id="1252662200">
          <w:marLeft w:val="640"/>
          <w:marRight w:val="0"/>
          <w:marTop w:val="0"/>
          <w:marBottom w:val="0"/>
          <w:divBdr>
            <w:top w:val="none" w:sz="0" w:space="0" w:color="auto"/>
            <w:left w:val="none" w:sz="0" w:space="0" w:color="auto"/>
            <w:bottom w:val="none" w:sz="0" w:space="0" w:color="auto"/>
            <w:right w:val="none" w:sz="0" w:space="0" w:color="auto"/>
          </w:divBdr>
        </w:div>
        <w:div w:id="1254556280">
          <w:marLeft w:val="640"/>
          <w:marRight w:val="0"/>
          <w:marTop w:val="0"/>
          <w:marBottom w:val="0"/>
          <w:divBdr>
            <w:top w:val="none" w:sz="0" w:space="0" w:color="auto"/>
            <w:left w:val="none" w:sz="0" w:space="0" w:color="auto"/>
            <w:bottom w:val="none" w:sz="0" w:space="0" w:color="auto"/>
            <w:right w:val="none" w:sz="0" w:space="0" w:color="auto"/>
          </w:divBdr>
        </w:div>
        <w:div w:id="1300307181">
          <w:marLeft w:val="640"/>
          <w:marRight w:val="0"/>
          <w:marTop w:val="0"/>
          <w:marBottom w:val="0"/>
          <w:divBdr>
            <w:top w:val="none" w:sz="0" w:space="0" w:color="auto"/>
            <w:left w:val="none" w:sz="0" w:space="0" w:color="auto"/>
            <w:bottom w:val="none" w:sz="0" w:space="0" w:color="auto"/>
            <w:right w:val="none" w:sz="0" w:space="0" w:color="auto"/>
          </w:divBdr>
        </w:div>
        <w:div w:id="1302610041">
          <w:marLeft w:val="640"/>
          <w:marRight w:val="0"/>
          <w:marTop w:val="0"/>
          <w:marBottom w:val="0"/>
          <w:divBdr>
            <w:top w:val="none" w:sz="0" w:space="0" w:color="auto"/>
            <w:left w:val="none" w:sz="0" w:space="0" w:color="auto"/>
            <w:bottom w:val="none" w:sz="0" w:space="0" w:color="auto"/>
            <w:right w:val="none" w:sz="0" w:space="0" w:color="auto"/>
          </w:divBdr>
        </w:div>
        <w:div w:id="1344622845">
          <w:marLeft w:val="640"/>
          <w:marRight w:val="0"/>
          <w:marTop w:val="0"/>
          <w:marBottom w:val="0"/>
          <w:divBdr>
            <w:top w:val="none" w:sz="0" w:space="0" w:color="auto"/>
            <w:left w:val="none" w:sz="0" w:space="0" w:color="auto"/>
            <w:bottom w:val="none" w:sz="0" w:space="0" w:color="auto"/>
            <w:right w:val="none" w:sz="0" w:space="0" w:color="auto"/>
          </w:divBdr>
        </w:div>
        <w:div w:id="1345471028">
          <w:marLeft w:val="640"/>
          <w:marRight w:val="0"/>
          <w:marTop w:val="0"/>
          <w:marBottom w:val="0"/>
          <w:divBdr>
            <w:top w:val="none" w:sz="0" w:space="0" w:color="auto"/>
            <w:left w:val="none" w:sz="0" w:space="0" w:color="auto"/>
            <w:bottom w:val="none" w:sz="0" w:space="0" w:color="auto"/>
            <w:right w:val="none" w:sz="0" w:space="0" w:color="auto"/>
          </w:divBdr>
        </w:div>
        <w:div w:id="1346439739">
          <w:marLeft w:val="640"/>
          <w:marRight w:val="0"/>
          <w:marTop w:val="0"/>
          <w:marBottom w:val="0"/>
          <w:divBdr>
            <w:top w:val="none" w:sz="0" w:space="0" w:color="auto"/>
            <w:left w:val="none" w:sz="0" w:space="0" w:color="auto"/>
            <w:bottom w:val="none" w:sz="0" w:space="0" w:color="auto"/>
            <w:right w:val="none" w:sz="0" w:space="0" w:color="auto"/>
          </w:divBdr>
        </w:div>
        <w:div w:id="1430004100">
          <w:marLeft w:val="640"/>
          <w:marRight w:val="0"/>
          <w:marTop w:val="0"/>
          <w:marBottom w:val="0"/>
          <w:divBdr>
            <w:top w:val="none" w:sz="0" w:space="0" w:color="auto"/>
            <w:left w:val="none" w:sz="0" w:space="0" w:color="auto"/>
            <w:bottom w:val="none" w:sz="0" w:space="0" w:color="auto"/>
            <w:right w:val="none" w:sz="0" w:space="0" w:color="auto"/>
          </w:divBdr>
        </w:div>
        <w:div w:id="1444107610">
          <w:marLeft w:val="640"/>
          <w:marRight w:val="0"/>
          <w:marTop w:val="0"/>
          <w:marBottom w:val="0"/>
          <w:divBdr>
            <w:top w:val="none" w:sz="0" w:space="0" w:color="auto"/>
            <w:left w:val="none" w:sz="0" w:space="0" w:color="auto"/>
            <w:bottom w:val="none" w:sz="0" w:space="0" w:color="auto"/>
            <w:right w:val="none" w:sz="0" w:space="0" w:color="auto"/>
          </w:divBdr>
        </w:div>
        <w:div w:id="1455054604">
          <w:marLeft w:val="640"/>
          <w:marRight w:val="0"/>
          <w:marTop w:val="0"/>
          <w:marBottom w:val="0"/>
          <w:divBdr>
            <w:top w:val="none" w:sz="0" w:space="0" w:color="auto"/>
            <w:left w:val="none" w:sz="0" w:space="0" w:color="auto"/>
            <w:bottom w:val="none" w:sz="0" w:space="0" w:color="auto"/>
            <w:right w:val="none" w:sz="0" w:space="0" w:color="auto"/>
          </w:divBdr>
        </w:div>
        <w:div w:id="1479037387">
          <w:marLeft w:val="640"/>
          <w:marRight w:val="0"/>
          <w:marTop w:val="0"/>
          <w:marBottom w:val="0"/>
          <w:divBdr>
            <w:top w:val="none" w:sz="0" w:space="0" w:color="auto"/>
            <w:left w:val="none" w:sz="0" w:space="0" w:color="auto"/>
            <w:bottom w:val="none" w:sz="0" w:space="0" w:color="auto"/>
            <w:right w:val="none" w:sz="0" w:space="0" w:color="auto"/>
          </w:divBdr>
        </w:div>
        <w:div w:id="1515879826">
          <w:marLeft w:val="640"/>
          <w:marRight w:val="0"/>
          <w:marTop w:val="0"/>
          <w:marBottom w:val="0"/>
          <w:divBdr>
            <w:top w:val="none" w:sz="0" w:space="0" w:color="auto"/>
            <w:left w:val="none" w:sz="0" w:space="0" w:color="auto"/>
            <w:bottom w:val="none" w:sz="0" w:space="0" w:color="auto"/>
            <w:right w:val="none" w:sz="0" w:space="0" w:color="auto"/>
          </w:divBdr>
        </w:div>
        <w:div w:id="1562868406">
          <w:marLeft w:val="640"/>
          <w:marRight w:val="0"/>
          <w:marTop w:val="0"/>
          <w:marBottom w:val="0"/>
          <w:divBdr>
            <w:top w:val="none" w:sz="0" w:space="0" w:color="auto"/>
            <w:left w:val="none" w:sz="0" w:space="0" w:color="auto"/>
            <w:bottom w:val="none" w:sz="0" w:space="0" w:color="auto"/>
            <w:right w:val="none" w:sz="0" w:space="0" w:color="auto"/>
          </w:divBdr>
        </w:div>
        <w:div w:id="1570075384">
          <w:marLeft w:val="640"/>
          <w:marRight w:val="0"/>
          <w:marTop w:val="0"/>
          <w:marBottom w:val="0"/>
          <w:divBdr>
            <w:top w:val="none" w:sz="0" w:space="0" w:color="auto"/>
            <w:left w:val="none" w:sz="0" w:space="0" w:color="auto"/>
            <w:bottom w:val="none" w:sz="0" w:space="0" w:color="auto"/>
            <w:right w:val="none" w:sz="0" w:space="0" w:color="auto"/>
          </w:divBdr>
        </w:div>
        <w:div w:id="1653025721">
          <w:marLeft w:val="640"/>
          <w:marRight w:val="0"/>
          <w:marTop w:val="0"/>
          <w:marBottom w:val="0"/>
          <w:divBdr>
            <w:top w:val="none" w:sz="0" w:space="0" w:color="auto"/>
            <w:left w:val="none" w:sz="0" w:space="0" w:color="auto"/>
            <w:bottom w:val="none" w:sz="0" w:space="0" w:color="auto"/>
            <w:right w:val="none" w:sz="0" w:space="0" w:color="auto"/>
          </w:divBdr>
        </w:div>
        <w:div w:id="1669360007">
          <w:marLeft w:val="640"/>
          <w:marRight w:val="0"/>
          <w:marTop w:val="0"/>
          <w:marBottom w:val="0"/>
          <w:divBdr>
            <w:top w:val="none" w:sz="0" w:space="0" w:color="auto"/>
            <w:left w:val="none" w:sz="0" w:space="0" w:color="auto"/>
            <w:bottom w:val="none" w:sz="0" w:space="0" w:color="auto"/>
            <w:right w:val="none" w:sz="0" w:space="0" w:color="auto"/>
          </w:divBdr>
        </w:div>
        <w:div w:id="1690401757">
          <w:marLeft w:val="640"/>
          <w:marRight w:val="0"/>
          <w:marTop w:val="0"/>
          <w:marBottom w:val="0"/>
          <w:divBdr>
            <w:top w:val="none" w:sz="0" w:space="0" w:color="auto"/>
            <w:left w:val="none" w:sz="0" w:space="0" w:color="auto"/>
            <w:bottom w:val="none" w:sz="0" w:space="0" w:color="auto"/>
            <w:right w:val="none" w:sz="0" w:space="0" w:color="auto"/>
          </w:divBdr>
        </w:div>
        <w:div w:id="1754278931">
          <w:marLeft w:val="640"/>
          <w:marRight w:val="0"/>
          <w:marTop w:val="0"/>
          <w:marBottom w:val="0"/>
          <w:divBdr>
            <w:top w:val="none" w:sz="0" w:space="0" w:color="auto"/>
            <w:left w:val="none" w:sz="0" w:space="0" w:color="auto"/>
            <w:bottom w:val="none" w:sz="0" w:space="0" w:color="auto"/>
            <w:right w:val="none" w:sz="0" w:space="0" w:color="auto"/>
          </w:divBdr>
        </w:div>
        <w:div w:id="1793816179">
          <w:marLeft w:val="640"/>
          <w:marRight w:val="0"/>
          <w:marTop w:val="0"/>
          <w:marBottom w:val="0"/>
          <w:divBdr>
            <w:top w:val="none" w:sz="0" w:space="0" w:color="auto"/>
            <w:left w:val="none" w:sz="0" w:space="0" w:color="auto"/>
            <w:bottom w:val="none" w:sz="0" w:space="0" w:color="auto"/>
            <w:right w:val="none" w:sz="0" w:space="0" w:color="auto"/>
          </w:divBdr>
        </w:div>
        <w:div w:id="1865628511">
          <w:marLeft w:val="640"/>
          <w:marRight w:val="0"/>
          <w:marTop w:val="0"/>
          <w:marBottom w:val="0"/>
          <w:divBdr>
            <w:top w:val="none" w:sz="0" w:space="0" w:color="auto"/>
            <w:left w:val="none" w:sz="0" w:space="0" w:color="auto"/>
            <w:bottom w:val="none" w:sz="0" w:space="0" w:color="auto"/>
            <w:right w:val="none" w:sz="0" w:space="0" w:color="auto"/>
          </w:divBdr>
        </w:div>
        <w:div w:id="1908763103">
          <w:marLeft w:val="640"/>
          <w:marRight w:val="0"/>
          <w:marTop w:val="0"/>
          <w:marBottom w:val="0"/>
          <w:divBdr>
            <w:top w:val="none" w:sz="0" w:space="0" w:color="auto"/>
            <w:left w:val="none" w:sz="0" w:space="0" w:color="auto"/>
            <w:bottom w:val="none" w:sz="0" w:space="0" w:color="auto"/>
            <w:right w:val="none" w:sz="0" w:space="0" w:color="auto"/>
          </w:divBdr>
        </w:div>
        <w:div w:id="1911697021">
          <w:marLeft w:val="640"/>
          <w:marRight w:val="0"/>
          <w:marTop w:val="0"/>
          <w:marBottom w:val="0"/>
          <w:divBdr>
            <w:top w:val="none" w:sz="0" w:space="0" w:color="auto"/>
            <w:left w:val="none" w:sz="0" w:space="0" w:color="auto"/>
            <w:bottom w:val="none" w:sz="0" w:space="0" w:color="auto"/>
            <w:right w:val="none" w:sz="0" w:space="0" w:color="auto"/>
          </w:divBdr>
        </w:div>
        <w:div w:id="1917518766">
          <w:marLeft w:val="640"/>
          <w:marRight w:val="0"/>
          <w:marTop w:val="0"/>
          <w:marBottom w:val="0"/>
          <w:divBdr>
            <w:top w:val="none" w:sz="0" w:space="0" w:color="auto"/>
            <w:left w:val="none" w:sz="0" w:space="0" w:color="auto"/>
            <w:bottom w:val="none" w:sz="0" w:space="0" w:color="auto"/>
            <w:right w:val="none" w:sz="0" w:space="0" w:color="auto"/>
          </w:divBdr>
        </w:div>
        <w:div w:id="1978099171">
          <w:marLeft w:val="640"/>
          <w:marRight w:val="0"/>
          <w:marTop w:val="0"/>
          <w:marBottom w:val="0"/>
          <w:divBdr>
            <w:top w:val="none" w:sz="0" w:space="0" w:color="auto"/>
            <w:left w:val="none" w:sz="0" w:space="0" w:color="auto"/>
            <w:bottom w:val="none" w:sz="0" w:space="0" w:color="auto"/>
            <w:right w:val="none" w:sz="0" w:space="0" w:color="auto"/>
          </w:divBdr>
        </w:div>
        <w:div w:id="1988123447">
          <w:marLeft w:val="640"/>
          <w:marRight w:val="0"/>
          <w:marTop w:val="0"/>
          <w:marBottom w:val="0"/>
          <w:divBdr>
            <w:top w:val="none" w:sz="0" w:space="0" w:color="auto"/>
            <w:left w:val="none" w:sz="0" w:space="0" w:color="auto"/>
            <w:bottom w:val="none" w:sz="0" w:space="0" w:color="auto"/>
            <w:right w:val="none" w:sz="0" w:space="0" w:color="auto"/>
          </w:divBdr>
        </w:div>
        <w:div w:id="2058432580">
          <w:marLeft w:val="640"/>
          <w:marRight w:val="0"/>
          <w:marTop w:val="0"/>
          <w:marBottom w:val="0"/>
          <w:divBdr>
            <w:top w:val="none" w:sz="0" w:space="0" w:color="auto"/>
            <w:left w:val="none" w:sz="0" w:space="0" w:color="auto"/>
            <w:bottom w:val="none" w:sz="0" w:space="0" w:color="auto"/>
            <w:right w:val="none" w:sz="0" w:space="0" w:color="auto"/>
          </w:divBdr>
        </w:div>
        <w:div w:id="2130663952">
          <w:marLeft w:val="640"/>
          <w:marRight w:val="0"/>
          <w:marTop w:val="0"/>
          <w:marBottom w:val="0"/>
          <w:divBdr>
            <w:top w:val="none" w:sz="0" w:space="0" w:color="auto"/>
            <w:left w:val="none" w:sz="0" w:space="0" w:color="auto"/>
            <w:bottom w:val="none" w:sz="0" w:space="0" w:color="auto"/>
            <w:right w:val="none" w:sz="0" w:space="0" w:color="auto"/>
          </w:divBdr>
        </w:div>
      </w:divsChild>
    </w:div>
    <w:div w:id="600065948">
      <w:marLeft w:val="640"/>
      <w:marRight w:val="0"/>
      <w:marTop w:val="0"/>
      <w:marBottom w:val="0"/>
      <w:divBdr>
        <w:top w:val="none" w:sz="0" w:space="0" w:color="auto"/>
        <w:left w:val="none" w:sz="0" w:space="0" w:color="auto"/>
        <w:bottom w:val="none" w:sz="0" w:space="0" w:color="auto"/>
        <w:right w:val="none" w:sz="0" w:space="0" w:color="auto"/>
      </w:divBdr>
    </w:div>
    <w:div w:id="600457485">
      <w:marLeft w:val="640"/>
      <w:marRight w:val="0"/>
      <w:marTop w:val="0"/>
      <w:marBottom w:val="0"/>
      <w:divBdr>
        <w:top w:val="none" w:sz="0" w:space="0" w:color="auto"/>
        <w:left w:val="none" w:sz="0" w:space="0" w:color="auto"/>
        <w:bottom w:val="none" w:sz="0" w:space="0" w:color="auto"/>
        <w:right w:val="none" w:sz="0" w:space="0" w:color="auto"/>
      </w:divBdr>
    </w:div>
    <w:div w:id="609625554">
      <w:marLeft w:val="640"/>
      <w:marRight w:val="0"/>
      <w:marTop w:val="0"/>
      <w:marBottom w:val="0"/>
      <w:divBdr>
        <w:top w:val="none" w:sz="0" w:space="0" w:color="auto"/>
        <w:left w:val="none" w:sz="0" w:space="0" w:color="auto"/>
        <w:bottom w:val="none" w:sz="0" w:space="0" w:color="auto"/>
        <w:right w:val="none" w:sz="0" w:space="0" w:color="auto"/>
      </w:divBdr>
    </w:div>
    <w:div w:id="609967851">
      <w:marLeft w:val="640"/>
      <w:marRight w:val="0"/>
      <w:marTop w:val="0"/>
      <w:marBottom w:val="0"/>
      <w:divBdr>
        <w:top w:val="none" w:sz="0" w:space="0" w:color="auto"/>
        <w:left w:val="none" w:sz="0" w:space="0" w:color="auto"/>
        <w:bottom w:val="none" w:sz="0" w:space="0" w:color="auto"/>
        <w:right w:val="none" w:sz="0" w:space="0" w:color="auto"/>
      </w:divBdr>
    </w:div>
    <w:div w:id="610816028">
      <w:marLeft w:val="640"/>
      <w:marRight w:val="0"/>
      <w:marTop w:val="0"/>
      <w:marBottom w:val="0"/>
      <w:divBdr>
        <w:top w:val="none" w:sz="0" w:space="0" w:color="auto"/>
        <w:left w:val="none" w:sz="0" w:space="0" w:color="auto"/>
        <w:bottom w:val="none" w:sz="0" w:space="0" w:color="auto"/>
        <w:right w:val="none" w:sz="0" w:space="0" w:color="auto"/>
      </w:divBdr>
    </w:div>
    <w:div w:id="621034930">
      <w:marLeft w:val="640"/>
      <w:marRight w:val="0"/>
      <w:marTop w:val="0"/>
      <w:marBottom w:val="0"/>
      <w:divBdr>
        <w:top w:val="none" w:sz="0" w:space="0" w:color="auto"/>
        <w:left w:val="none" w:sz="0" w:space="0" w:color="auto"/>
        <w:bottom w:val="none" w:sz="0" w:space="0" w:color="auto"/>
        <w:right w:val="none" w:sz="0" w:space="0" w:color="auto"/>
      </w:divBdr>
    </w:div>
    <w:div w:id="621768536">
      <w:marLeft w:val="640"/>
      <w:marRight w:val="0"/>
      <w:marTop w:val="0"/>
      <w:marBottom w:val="0"/>
      <w:divBdr>
        <w:top w:val="none" w:sz="0" w:space="0" w:color="auto"/>
        <w:left w:val="none" w:sz="0" w:space="0" w:color="auto"/>
        <w:bottom w:val="none" w:sz="0" w:space="0" w:color="auto"/>
        <w:right w:val="none" w:sz="0" w:space="0" w:color="auto"/>
      </w:divBdr>
    </w:div>
    <w:div w:id="622535779">
      <w:marLeft w:val="640"/>
      <w:marRight w:val="0"/>
      <w:marTop w:val="0"/>
      <w:marBottom w:val="0"/>
      <w:divBdr>
        <w:top w:val="none" w:sz="0" w:space="0" w:color="auto"/>
        <w:left w:val="none" w:sz="0" w:space="0" w:color="auto"/>
        <w:bottom w:val="none" w:sz="0" w:space="0" w:color="auto"/>
        <w:right w:val="none" w:sz="0" w:space="0" w:color="auto"/>
      </w:divBdr>
    </w:div>
    <w:div w:id="623585716">
      <w:marLeft w:val="640"/>
      <w:marRight w:val="0"/>
      <w:marTop w:val="0"/>
      <w:marBottom w:val="0"/>
      <w:divBdr>
        <w:top w:val="none" w:sz="0" w:space="0" w:color="auto"/>
        <w:left w:val="none" w:sz="0" w:space="0" w:color="auto"/>
        <w:bottom w:val="none" w:sz="0" w:space="0" w:color="auto"/>
        <w:right w:val="none" w:sz="0" w:space="0" w:color="auto"/>
      </w:divBdr>
    </w:div>
    <w:div w:id="626590643">
      <w:marLeft w:val="640"/>
      <w:marRight w:val="0"/>
      <w:marTop w:val="0"/>
      <w:marBottom w:val="0"/>
      <w:divBdr>
        <w:top w:val="none" w:sz="0" w:space="0" w:color="auto"/>
        <w:left w:val="none" w:sz="0" w:space="0" w:color="auto"/>
        <w:bottom w:val="none" w:sz="0" w:space="0" w:color="auto"/>
        <w:right w:val="none" w:sz="0" w:space="0" w:color="auto"/>
      </w:divBdr>
    </w:div>
    <w:div w:id="626861474">
      <w:marLeft w:val="640"/>
      <w:marRight w:val="0"/>
      <w:marTop w:val="0"/>
      <w:marBottom w:val="0"/>
      <w:divBdr>
        <w:top w:val="none" w:sz="0" w:space="0" w:color="auto"/>
        <w:left w:val="none" w:sz="0" w:space="0" w:color="auto"/>
        <w:bottom w:val="none" w:sz="0" w:space="0" w:color="auto"/>
        <w:right w:val="none" w:sz="0" w:space="0" w:color="auto"/>
      </w:divBdr>
    </w:div>
    <w:div w:id="627200411">
      <w:marLeft w:val="640"/>
      <w:marRight w:val="0"/>
      <w:marTop w:val="0"/>
      <w:marBottom w:val="0"/>
      <w:divBdr>
        <w:top w:val="none" w:sz="0" w:space="0" w:color="auto"/>
        <w:left w:val="none" w:sz="0" w:space="0" w:color="auto"/>
        <w:bottom w:val="none" w:sz="0" w:space="0" w:color="auto"/>
        <w:right w:val="none" w:sz="0" w:space="0" w:color="auto"/>
      </w:divBdr>
    </w:div>
    <w:div w:id="629940516">
      <w:marLeft w:val="640"/>
      <w:marRight w:val="0"/>
      <w:marTop w:val="0"/>
      <w:marBottom w:val="0"/>
      <w:divBdr>
        <w:top w:val="none" w:sz="0" w:space="0" w:color="auto"/>
        <w:left w:val="none" w:sz="0" w:space="0" w:color="auto"/>
        <w:bottom w:val="none" w:sz="0" w:space="0" w:color="auto"/>
        <w:right w:val="none" w:sz="0" w:space="0" w:color="auto"/>
      </w:divBdr>
    </w:div>
    <w:div w:id="631180582">
      <w:marLeft w:val="640"/>
      <w:marRight w:val="0"/>
      <w:marTop w:val="0"/>
      <w:marBottom w:val="0"/>
      <w:divBdr>
        <w:top w:val="none" w:sz="0" w:space="0" w:color="auto"/>
        <w:left w:val="none" w:sz="0" w:space="0" w:color="auto"/>
        <w:bottom w:val="none" w:sz="0" w:space="0" w:color="auto"/>
        <w:right w:val="none" w:sz="0" w:space="0" w:color="auto"/>
      </w:divBdr>
    </w:div>
    <w:div w:id="631250285">
      <w:marLeft w:val="640"/>
      <w:marRight w:val="0"/>
      <w:marTop w:val="0"/>
      <w:marBottom w:val="0"/>
      <w:divBdr>
        <w:top w:val="none" w:sz="0" w:space="0" w:color="auto"/>
        <w:left w:val="none" w:sz="0" w:space="0" w:color="auto"/>
        <w:bottom w:val="none" w:sz="0" w:space="0" w:color="auto"/>
        <w:right w:val="none" w:sz="0" w:space="0" w:color="auto"/>
      </w:divBdr>
    </w:div>
    <w:div w:id="631442152">
      <w:marLeft w:val="640"/>
      <w:marRight w:val="0"/>
      <w:marTop w:val="0"/>
      <w:marBottom w:val="0"/>
      <w:divBdr>
        <w:top w:val="none" w:sz="0" w:space="0" w:color="auto"/>
        <w:left w:val="none" w:sz="0" w:space="0" w:color="auto"/>
        <w:bottom w:val="none" w:sz="0" w:space="0" w:color="auto"/>
        <w:right w:val="none" w:sz="0" w:space="0" w:color="auto"/>
      </w:divBdr>
    </w:div>
    <w:div w:id="636298492">
      <w:marLeft w:val="640"/>
      <w:marRight w:val="0"/>
      <w:marTop w:val="0"/>
      <w:marBottom w:val="0"/>
      <w:divBdr>
        <w:top w:val="none" w:sz="0" w:space="0" w:color="auto"/>
        <w:left w:val="none" w:sz="0" w:space="0" w:color="auto"/>
        <w:bottom w:val="none" w:sz="0" w:space="0" w:color="auto"/>
        <w:right w:val="none" w:sz="0" w:space="0" w:color="auto"/>
      </w:divBdr>
    </w:div>
    <w:div w:id="637027021">
      <w:marLeft w:val="640"/>
      <w:marRight w:val="0"/>
      <w:marTop w:val="0"/>
      <w:marBottom w:val="0"/>
      <w:divBdr>
        <w:top w:val="none" w:sz="0" w:space="0" w:color="auto"/>
        <w:left w:val="none" w:sz="0" w:space="0" w:color="auto"/>
        <w:bottom w:val="none" w:sz="0" w:space="0" w:color="auto"/>
        <w:right w:val="none" w:sz="0" w:space="0" w:color="auto"/>
      </w:divBdr>
    </w:div>
    <w:div w:id="644971908">
      <w:marLeft w:val="640"/>
      <w:marRight w:val="0"/>
      <w:marTop w:val="0"/>
      <w:marBottom w:val="0"/>
      <w:divBdr>
        <w:top w:val="none" w:sz="0" w:space="0" w:color="auto"/>
        <w:left w:val="none" w:sz="0" w:space="0" w:color="auto"/>
        <w:bottom w:val="none" w:sz="0" w:space="0" w:color="auto"/>
        <w:right w:val="none" w:sz="0" w:space="0" w:color="auto"/>
      </w:divBdr>
    </w:div>
    <w:div w:id="647591494">
      <w:marLeft w:val="640"/>
      <w:marRight w:val="0"/>
      <w:marTop w:val="0"/>
      <w:marBottom w:val="0"/>
      <w:divBdr>
        <w:top w:val="none" w:sz="0" w:space="0" w:color="auto"/>
        <w:left w:val="none" w:sz="0" w:space="0" w:color="auto"/>
        <w:bottom w:val="none" w:sz="0" w:space="0" w:color="auto"/>
        <w:right w:val="none" w:sz="0" w:space="0" w:color="auto"/>
      </w:divBdr>
    </w:div>
    <w:div w:id="650911576">
      <w:marLeft w:val="640"/>
      <w:marRight w:val="0"/>
      <w:marTop w:val="0"/>
      <w:marBottom w:val="0"/>
      <w:divBdr>
        <w:top w:val="none" w:sz="0" w:space="0" w:color="auto"/>
        <w:left w:val="none" w:sz="0" w:space="0" w:color="auto"/>
        <w:bottom w:val="none" w:sz="0" w:space="0" w:color="auto"/>
        <w:right w:val="none" w:sz="0" w:space="0" w:color="auto"/>
      </w:divBdr>
    </w:div>
    <w:div w:id="652218612">
      <w:marLeft w:val="640"/>
      <w:marRight w:val="0"/>
      <w:marTop w:val="0"/>
      <w:marBottom w:val="0"/>
      <w:divBdr>
        <w:top w:val="none" w:sz="0" w:space="0" w:color="auto"/>
        <w:left w:val="none" w:sz="0" w:space="0" w:color="auto"/>
        <w:bottom w:val="none" w:sz="0" w:space="0" w:color="auto"/>
        <w:right w:val="none" w:sz="0" w:space="0" w:color="auto"/>
      </w:divBdr>
    </w:div>
    <w:div w:id="653879436">
      <w:marLeft w:val="640"/>
      <w:marRight w:val="0"/>
      <w:marTop w:val="0"/>
      <w:marBottom w:val="0"/>
      <w:divBdr>
        <w:top w:val="none" w:sz="0" w:space="0" w:color="auto"/>
        <w:left w:val="none" w:sz="0" w:space="0" w:color="auto"/>
        <w:bottom w:val="none" w:sz="0" w:space="0" w:color="auto"/>
        <w:right w:val="none" w:sz="0" w:space="0" w:color="auto"/>
      </w:divBdr>
    </w:div>
    <w:div w:id="656880790">
      <w:marLeft w:val="640"/>
      <w:marRight w:val="0"/>
      <w:marTop w:val="0"/>
      <w:marBottom w:val="0"/>
      <w:divBdr>
        <w:top w:val="none" w:sz="0" w:space="0" w:color="auto"/>
        <w:left w:val="none" w:sz="0" w:space="0" w:color="auto"/>
        <w:bottom w:val="none" w:sz="0" w:space="0" w:color="auto"/>
        <w:right w:val="none" w:sz="0" w:space="0" w:color="auto"/>
      </w:divBdr>
    </w:div>
    <w:div w:id="657734697">
      <w:marLeft w:val="640"/>
      <w:marRight w:val="0"/>
      <w:marTop w:val="0"/>
      <w:marBottom w:val="0"/>
      <w:divBdr>
        <w:top w:val="none" w:sz="0" w:space="0" w:color="auto"/>
        <w:left w:val="none" w:sz="0" w:space="0" w:color="auto"/>
        <w:bottom w:val="none" w:sz="0" w:space="0" w:color="auto"/>
        <w:right w:val="none" w:sz="0" w:space="0" w:color="auto"/>
      </w:divBdr>
    </w:div>
    <w:div w:id="660962635">
      <w:marLeft w:val="640"/>
      <w:marRight w:val="0"/>
      <w:marTop w:val="0"/>
      <w:marBottom w:val="0"/>
      <w:divBdr>
        <w:top w:val="none" w:sz="0" w:space="0" w:color="auto"/>
        <w:left w:val="none" w:sz="0" w:space="0" w:color="auto"/>
        <w:bottom w:val="none" w:sz="0" w:space="0" w:color="auto"/>
        <w:right w:val="none" w:sz="0" w:space="0" w:color="auto"/>
      </w:divBdr>
    </w:div>
    <w:div w:id="667292159">
      <w:marLeft w:val="640"/>
      <w:marRight w:val="0"/>
      <w:marTop w:val="0"/>
      <w:marBottom w:val="0"/>
      <w:divBdr>
        <w:top w:val="none" w:sz="0" w:space="0" w:color="auto"/>
        <w:left w:val="none" w:sz="0" w:space="0" w:color="auto"/>
        <w:bottom w:val="none" w:sz="0" w:space="0" w:color="auto"/>
        <w:right w:val="none" w:sz="0" w:space="0" w:color="auto"/>
      </w:divBdr>
    </w:div>
    <w:div w:id="668678314">
      <w:marLeft w:val="640"/>
      <w:marRight w:val="0"/>
      <w:marTop w:val="0"/>
      <w:marBottom w:val="0"/>
      <w:divBdr>
        <w:top w:val="none" w:sz="0" w:space="0" w:color="auto"/>
        <w:left w:val="none" w:sz="0" w:space="0" w:color="auto"/>
        <w:bottom w:val="none" w:sz="0" w:space="0" w:color="auto"/>
        <w:right w:val="none" w:sz="0" w:space="0" w:color="auto"/>
      </w:divBdr>
    </w:div>
    <w:div w:id="672689304">
      <w:marLeft w:val="640"/>
      <w:marRight w:val="0"/>
      <w:marTop w:val="0"/>
      <w:marBottom w:val="0"/>
      <w:divBdr>
        <w:top w:val="none" w:sz="0" w:space="0" w:color="auto"/>
        <w:left w:val="none" w:sz="0" w:space="0" w:color="auto"/>
        <w:bottom w:val="none" w:sz="0" w:space="0" w:color="auto"/>
        <w:right w:val="none" w:sz="0" w:space="0" w:color="auto"/>
      </w:divBdr>
    </w:div>
    <w:div w:id="674721277">
      <w:marLeft w:val="640"/>
      <w:marRight w:val="0"/>
      <w:marTop w:val="0"/>
      <w:marBottom w:val="0"/>
      <w:divBdr>
        <w:top w:val="none" w:sz="0" w:space="0" w:color="auto"/>
        <w:left w:val="none" w:sz="0" w:space="0" w:color="auto"/>
        <w:bottom w:val="none" w:sz="0" w:space="0" w:color="auto"/>
        <w:right w:val="none" w:sz="0" w:space="0" w:color="auto"/>
      </w:divBdr>
    </w:div>
    <w:div w:id="683558186">
      <w:marLeft w:val="640"/>
      <w:marRight w:val="0"/>
      <w:marTop w:val="0"/>
      <w:marBottom w:val="0"/>
      <w:divBdr>
        <w:top w:val="none" w:sz="0" w:space="0" w:color="auto"/>
        <w:left w:val="none" w:sz="0" w:space="0" w:color="auto"/>
        <w:bottom w:val="none" w:sz="0" w:space="0" w:color="auto"/>
        <w:right w:val="none" w:sz="0" w:space="0" w:color="auto"/>
      </w:divBdr>
    </w:div>
    <w:div w:id="684985791">
      <w:marLeft w:val="640"/>
      <w:marRight w:val="0"/>
      <w:marTop w:val="0"/>
      <w:marBottom w:val="0"/>
      <w:divBdr>
        <w:top w:val="none" w:sz="0" w:space="0" w:color="auto"/>
        <w:left w:val="none" w:sz="0" w:space="0" w:color="auto"/>
        <w:bottom w:val="none" w:sz="0" w:space="0" w:color="auto"/>
        <w:right w:val="none" w:sz="0" w:space="0" w:color="auto"/>
      </w:divBdr>
    </w:div>
    <w:div w:id="688486221">
      <w:marLeft w:val="640"/>
      <w:marRight w:val="0"/>
      <w:marTop w:val="0"/>
      <w:marBottom w:val="0"/>
      <w:divBdr>
        <w:top w:val="none" w:sz="0" w:space="0" w:color="auto"/>
        <w:left w:val="none" w:sz="0" w:space="0" w:color="auto"/>
        <w:bottom w:val="none" w:sz="0" w:space="0" w:color="auto"/>
        <w:right w:val="none" w:sz="0" w:space="0" w:color="auto"/>
      </w:divBdr>
    </w:div>
    <w:div w:id="691686226">
      <w:marLeft w:val="640"/>
      <w:marRight w:val="0"/>
      <w:marTop w:val="0"/>
      <w:marBottom w:val="0"/>
      <w:divBdr>
        <w:top w:val="none" w:sz="0" w:space="0" w:color="auto"/>
        <w:left w:val="none" w:sz="0" w:space="0" w:color="auto"/>
        <w:bottom w:val="none" w:sz="0" w:space="0" w:color="auto"/>
        <w:right w:val="none" w:sz="0" w:space="0" w:color="auto"/>
      </w:divBdr>
    </w:div>
    <w:div w:id="693847890">
      <w:marLeft w:val="640"/>
      <w:marRight w:val="0"/>
      <w:marTop w:val="0"/>
      <w:marBottom w:val="0"/>
      <w:divBdr>
        <w:top w:val="none" w:sz="0" w:space="0" w:color="auto"/>
        <w:left w:val="none" w:sz="0" w:space="0" w:color="auto"/>
        <w:bottom w:val="none" w:sz="0" w:space="0" w:color="auto"/>
        <w:right w:val="none" w:sz="0" w:space="0" w:color="auto"/>
      </w:divBdr>
    </w:div>
    <w:div w:id="696854023">
      <w:marLeft w:val="640"/>
      <w:marRight w:val="0"/>
      <w:marTop w:val="0"/>
      <w:marBottom w:val="0"/>
      <w:divBdr>
        <w:top w:val="none" w:sz="0" w:space="0" w:color="auto"/>
        <w:left w:val="none" w:sz="0" w:space="0" w:color="auto"/>
        <w:bottom w:val="none" w:sz="0" w:space="0" w:color="auto"/>
        <w:right w:val="none" w:sz="0" w:space="0" w:color="auto"/>
      </w:divBdr>
    </w:div>
    <w:div w:id="701397910">
      <w:marLeft w:val="640"/>
      <w:marRight w:val="0"/>
      <w:marTop w:val="0"/>
      <w:marBottom w:val="0"/>
      <w:divBdr>
        <w:top w:val="none" w:sz="0" w:space="0" w:color="auto"/>
        <w:left w:val="none" w:sz="0" w:space="0" w:color="auto"/>
        <w:bottom w:val="none" w:sz="0" w:space="0" w:color="auto"/>
        <w:right w:val="none" w:sz="0" w:space="0" w:color="auto"/>
      </w:divBdr>
    </w:div>
    <w:div w:id="701907910">
      <w:marLeft w:val="640"/>
      <w:marRight w:val="0"/>
      <w:marTop w:val="0"/>
      <w:marBottom w:val="0"/>
      <w:divBdr>
        <w:top w:val="none" w:sz="0" w:space="0" w:color="auto"/>
        <w:left w:val="none" w:sz="0" w:space="0" w:color="auto"/>
        <w:bottom w:val="none" w:sz="0" w:space="0" w:color="auto"/>
        <w:right w:val="none" w:sz="0" w:space="0" w:color="auto"/>
      </w:divBdr>
    </w:div>
    <w:div w:id="703210469">
      <w:marLeft w:val="640"/>
      <w:marRight w:val="0"/>
      <w:marTop w:val="0"/>
      <w:marBottom w:val="0"/>
      <w:divBdr>
        <w:top w:val="none" w:sz="0" w:space="0" w:color="auto"/>
        <w:left w:val="none" w:sz="0" w:space="0" w:color="auto"/>
        <w:bottom w:val="none" w:sz="0" w:space="0" w:color="auto"/>
        <w:right w:val="none" w:sz="0" w:space="0" w:color="auto"/>
      </w:divBdr>
    </w:div>
    <w:div w:id="707142051">
      <w:marLeft w:val="640"/>
      <w:marRight w:val="0"/>
      <w:marTop w:val="0"/>
      <w:marBottom w:val="0"/>
      <w:divBdr>
        <w:top w:val="none" w:sz="0" w:space="0" w:color="auto"/>
        <w:left w:val="none" w:sz="0" w:space="0" w:color="auto"/>
        <w:bottom w:val="none" w:sz="0" w:space="0" w:color="auto"/>
        <w:right w:val="none" w:sz="0" w:space="0" w:color="auto"/>
      </w:divBdr>
    </w:div>
    <w:div w:id="711074069">
      <w:marLeft w:val="640"/>
      <w:marRight w:val="0"/>
      <w:marTop w:val="0"/>
      <w:marBottom w:val="0"/>
      <w:divBdr>
        <w:top w:val="none" w:sz="0" w:space="0" w:color="auto"/>
        <w:left w:val="none" w:sz="0" w:space="0" w:color="auto"/>
        <w:bottom w:val="none" w:sz="0" w:space="0" w:color="auto"/>
        <w:right w:val="none" w:sz="0" w:space="0" w:color="auto"/>
      </w:divBdr>
    </w:div>
    <w:div w:id="712926355">
      <w:marLeft w:val="640"/>
      <w:marRight w:val="0"/>
      <w:marTop w:val="0"/>
      <w:marBottom w:val="0"/>
      <w:divBdr>
        <w:top w:val="none" w:sz="0" w:space="0" w:color="auto"/>
        <w:left w:val="none" w:sz="0" w:space="0" w:color="auto"/>
        <w:bottom w:val="none" w:sz="0" w:space="0" w:color="auto"/>
        <w:right w:val="none" w:sz="0" w:space="0" w:color="auto"/>
      </w:divBdr>
    </w:div>
    <w:div w:id="714430573">
      <w:marLeft w:val="640"/>
      <w:marRight w:val="0"/>
      <w:marTop w:val="0"/>
      <w:marBottom w:val="0"/>
      <w:divBdr>
        <w:top w:val="none" w:sz="0" w:space="0" w:color="auto"/>
        <w:left w:val="none" w:sz="0" w:space="0" w:color="auto"/>
        <w:bottom w:val="none" w:sz="0" w:space="0" w:color="auto"/>
        <w:right w:val="none" w:sz="0" w:space="0" w:color="auto"/>
      </w:divBdr>
    </w:div>
    <w:div w:id="714744188">
      <w:marLeft w:val="640"/>
      <w:marRight w:val="0"/>
      <w:marTop w:val="0"/>
      <w:marBottom w:val="0"/>
      <w:divBdr>
        <w:top w:val="none" w:sz="0" w:space="0" w:color="auto"/>
        <w:left w:val="none" w:sz="0" w:space="0" w:color="auto"/>
        <w:bottom w:val="none" w:sz="0" w:space="0" w:color="auto"/>
        <w:right w:val="none" w:sz="0" w:space="0" w:color="auto"/>
      </w:divBdr>
    </w:div>
    <w:div w:id="715349027">
      <w:marLeft w:val="640"/>
      <w:marRight w:val="0"/>
      <w:marTop w:val="0"/>
      <w:marBottom w:val="0"/>
      <w:divBdr>
        <w:top w:val="none" w:sz="0" w:space="0" w:color="auto"/>
        <w:left w:val="none" w:sz="0" w:space="0" w:color="auto"/>
        <w:bottom w:val="none" w:sz="0" w:space="0" w:color="auto"/>
        <w:right w:val="none" w:sz="0" w:space="0" w:color="auto"/>
      </w:divBdr>
    </w:div>
    <w:div w:id="716123450">
      <w:marLeft w:val="640"/>
      <w:marRight w:val="0"/>
      <w:marTop w:val="0"/>
      <w:marBottom w:val="0"/>
      <w:divBdr>
        <w:top w:val="none" w:sz="0" w:space="0" w:color="auto"/>
        <w:left w:val="none" w:sz="0" w:space="0" w:color="auto"/>
        <w:bottom w:val="none" w:sz="0" w:space="0" w:color="auto"/>
        <w:right w:val="none" w:sz="0" w:space="0" w:color="auto"/>
      </w:divBdr>
    </w:div>
    <w:div w:id="718238208">
      <w:marLeft w:val="640"/>
      <w:marRight w:val="0"/>
      <w:marTop w:val="0"/>
      <w:marBottom w:val="0"/>
      <w:divBdr>
        <w:top w:val="none" w:sz="0" w:space="0" w:color="auto"/>
        <w:left w:val="none" w:sz="0" w:space="0" w:color="auto"/>
        <w:bottom w:val="none" w:sz="0" w:space="0" w:color="auto"/>
        <w:right w:val="none" w:sz="0" w:space="0" w:color="auto"/>
      </w:divBdr>
    </w:div>
    <w:div w:id="720518325">
      <w:marLeft w:val="640"/>
      <w:marRight w:val="0"/>
      <w:marTop w:val="0"/>
      <w:marBottom w:val="0"/>
      <w:divBdr>
        <w:top w:val="none" w:sz="0" w:space="0" w:color="auto"/>
        <w:left w:val="none" w:sz="0" w:space="0" w:color="auto"/>
        <w:bottom w:val="none" w:sz="0" w:space="0" w:color="auto"/>
        <w:right w:val="none" w:sz="0" w:space="0" w:color="auto"/>
      </w:divBdr>
    </w:div>
    <w:div w:id="730084186">
      <w:marLeft w:val="640"/>
      <w:marRight w:val="0"/>
      <w:marTop w:val="0"/>
      <w:marBottom w:val="0"/>
      <w:divBdr>
        <w:top w:val="none" w:sz="0" w:space="0" w:color="auto"/>
        <w:left w:val="none" w:sz="0" w:space="0" w:color="auto"/>
        <w:bottom w:val="none" w:sz="0" w:space="0" w:color="auto"/>
        <w:right w:val="none" w:sz="0" w:space="0" w:color="auto"/>
      </w:divBdr>
    </w:div>
    <w:div w:id="732509305">
      <w:marLeft w:val="640"/>
      <w:marRight w:val="0"/>
      <w:marTop w:val="0"/>
      <w:marBottom w:val="0"/>
      <w:divBdr>
        <w:top w:val="none" w:sz="0" w:space="0" w:color="auto"/>
        <w:left w:val="none" w:sz="0" w:space="0" w:color="auto"/>
        <w:bottom w:val="none" w:sz="0" w:space="0" w:color="auto"/>
        <w:right w:val="none" w:sz="0" w:space="0" w:color="auto"/>
      </w:divBdr>
    </w:div>
    <w:div w:id="737627745">
      <w:marLeft w:val="640"/>
      <w:marRight w:val="0"/>
      <w:marTop w:val="0"/>
      <w:marBottom w:val="0"/>
      <w:divBdr>
        <w:top w:val="none" w:sz="0" w:space="0" w:color="auto"/>
        <w:left w:val="none" w:sz="0" w:space="0" w:color="auto"/>
        <w:bottom w:val="none" w:sz="0" w:space="0" w:color="auto"/>
        <w:right w:val="none" w:sz="0" w:space="0" w:color="auto"/>
      </w:divBdr>
    </w:div>
    <w:div w:id="746457701">
      <w:marLeft w:val="640"/>
      <w:marRight w:val="0"/>
      <w:marTop w:val="0"/>
      <w:marBottom w:val="0"/>
      <w:divBdr>
        <w:top w:val="none" w:sz="0" w:space="0" w:color="auto"/>
        <w:left w:val="none" w:sz="0" w:space="0" w:color="auto"/>
        <w:bottom w:val="none" w:sz="0" w:space="0" w:color="auto"/>
        <w:right w:val="none" w:sz="0" w:space="0" w:color="auto"/>
      </w:divBdr>
    </w:div>
    <w:div w:id="746463381">
      <w:marLeft w:val="640"/>
      <w:marRight w:val="0"/>
      <w:marTop w:val="0"/>
      <w:marBottom w:val="0"/>
      <w:divBdr>
        <w:top w:val="none" w:sz="0" w:space="0" w:color="auto"/>
        <w:left w:val="none" w:sz="0" w:space="0" w:color="auto"/>
        <w:bottom w:val="none" w:sz="0" w:space="0" w:color="auto"/>
        <w:right w:val="none" w:sz="0" w:space="0" w:color="auto"/>
      </w:divBdr>
    </w:div>
    <w:div w:id="747121650">
      <w:marLeft w:val="640"/>
      <w:marRight w:val="0"/>
      <w:marTop w:val="0"/>
      <w:marBottom w:val="0"/>
      <w:divBdr>
        <w:top w:val="none" w:sz="0" w:space="0" w:color="auto"/>
        <w:left w:val="none" w:sz="0" w:space="0" w:color="auto"/>
        <w:bottom w:val="none" w:sz="0" w:space="0" w:color="auto"/>
        <w:right w:val="none" w:sz="0" w:space="0" w:color="auto"/>
      </w:divBdr>
    </w:div>
    <w:div w:id="750203808">
      <w:marLeft w:val="640"/>
      <w:marRight w:val="0"/>
      <w:marTop w:val="0"/>
      <w:marBottom w:val="0"/>
      <w:divBdr>
        <w:top w:val="none" w:sz="0" w:space="0" w:color="auto"/>
        <w:left w:val="none" w:sz="0" w:space="0" w:color="auto"/>
        <w:bottom w:val="none" w:sz="0" w:space="0" w:color="auto"/>
        <w:right w:val="none" w:sz="0" w:space="0" w:color="auto"/>
      </w:divBdr>
    </w:div>
    <w:div w:id="751632867">
      <w:marLeft w:val="640"/>
      <w:marRight w:val="0"/>
      <w:marTop w:val="0"/>
      <w:marBottom w:val="0"/>
      <w:divBdr>
        <w:top w:val="none" w:sz="0" w:space="0" w:color="auto"/>
        <w:left w:val="none" w:sz="0" w:space="0" w:color="auto"/>
        <w:bottom w:val="none" w:sz="0" w:space="0" w:color="auto"/>
        <w:right w:val="none" w:sz="0" w:space="0" w:color="auto"/>
      </w:divBdr>
    </w:div>
    <w:div w:id="760218561">
      <w:marLeft w:val="640"/>
      <w:marRight w:val="0"/>
      <w:marTop w:val="0"/>
      <w:marBottom w:val="0"/>
      <w:divBdr>
        <w:top w:val="none" w:sz="0" w:space="0" w:color="auto"/>
        <w:left w:val="none" w:sz="0" w:space="0" w:color="auto"/>
        <w:bottom w:val="none" w:sz="0" w:space="0" w:color="auto"/>
        <w:right w:val="none" w:sz="0" w:space="0" w:color="auto"/>
      </w:divBdr>
    </w:div>
    <w:div w:id="765073760">
      <w:marLeft w:val="640"/>
      <w:marRight w:val="0"/>
      <w:marTop w:val="0"/>
      <w:marBottom w:val="0"/>
      <w:divBdr>
        <w:top w:val="none" w:sz="0" w:space="0" w:color="auto"/>
        <w:left w:val="none" w:sz="0" w:space="0" w:color="auto"/>
        <w:bottom w:val="none" w:sz="0" w:space="0" w:color="auto"/>
        <w:right w:val="none" w:sz="0" w:space="0" w:color="auto"/>
      </w:divBdr>
    </w:div>
    <w:div w:id="768551079">
      <w:marLeft w:val="640"/>
      <w:marRight w:val="0"/>
      <w:marTop w:val="0"/>
      <w:marBottom w:val="0"/>
      <w:divBdr>
        <w:top w:val="none" w:sz="0" w:space="0" w:color="auto"/>
        <w:left w:val="none" w:sz="0" w:space="0" w:color="auto"/>
        <w:bottom w:val="none" w:sz="0" w:space="0" w:color="auto"/>
        <w:right w:val="none" w:sz="0" w:space="0" w:color="auto"/>
      </w:divBdr>
    </w:div>
    <w:div w:id="771820918">
      <w:marLeft w:val="640"/>
      <w:marRight w:val="0"/>
      <w:marTop w:val="0"/>
      <w:marBottom w:val="0"/>
      <w:divBdr>
        <w:top w:val="none" w:sz="0" w:space="0" w:color="auto"/>
        <w:left w:val="none" w:sz="0" w:space="0" w:color="auto"/>
        <w:bottom w:val="none" w:sz="0" w:space="0" w:color="auto"/>
        <w:right w:val="none" w:sz="0" w:space="0" w:color="auto"/>
      </w:divBdr>
    </w:div>
    <w:div w:id="780879392">
      <w:marLeft w:val="640"/>
      <w:marRight w:val="0"/>
      <w:marTop w:val="0"/>
      <w:marBottom w:val="0"/>
      <w:divBdr>
        <w:top w:val="none" w:sz="0" w:space="0" w:color="auto"/>
        <w:left w:val="none" w:sz="0" w:space="0" w:color="auto"/>
        <w:bottom w:val="none" w:sz="0" w:space="0" w:color="auto"/>
        <w:right w:val="none" w:sz="0" w:space="0" w:color="auto"/>
      </w:divBdr>
    </w:div>
    <w:div w:id="782267010">
      <w:marLeft w:val="640"/>
      <w:marRight w:val="0"/>
      <w:marTop w:val="0"/>
      <w:marBottom w:val="0"/>
      <w:divBdr>
        <w:top w:val="none" w:sz="0" w:space="0" w:color="auto"/>
        <w:left w:val="none" w:sz="0" w:space="0" w:color="auto"/>
        <w:bottom w:val="none" w:sz="0" w:space="0" w:color="auto"/>
        <w:right w:val="none" w:sz="0" w:space="0" w:color="auto"/>
      </w:divBdr>
    </w:div>
    <w:div w:id="789395432">
      <w:marLeft w:val="640"/>
      <w:marRight w:val="0"/>
      <w:marTop w:val="0"/>
      <w:marBottom w:val="0"/>
      <w:divBdr>
        <w:top w:val="none" w:sz="0" w:space="0" w:color="auto"/>
        <w:left w:val="none" w:sz="0" w:space="0" w:color="auto"/>
        <w:bottom w:val="none" w:sz="0" w:space="0" w:color="auto"/>
        <w:right w:val="none" w:sz="0" w:space="0" w:color="auto"/>
      </w:divBdr>
    </w:div>
    <w:div w:id="790825243">
      <w:marLeft w:val="640"/>
      <w:marRight w:val="0"/>
      <w:marTop w:val="0"/>
      <w:marBottom w:val="0"/>
      <w:divBdr>
        <w:top w:val="none" w:sz="0" w:space="0" w:color="auto"/>
        <w:left w:val="none" w:sz="0" w:space="0" w:color="auto"/>
        <w:bottom w:val="none" w:sz="0" w:space="0" w:color="auto"/>
        <w:right w:val="none" w:sz="0" w:space="0" w:color="auto"/>
      </w:divBdr>
    </w:div>
    <w:div w:id="794907090">
      <w:bodyDiv w:val="1"/>
      <w:marLeft w:val="0"/>
      <w:marRight w:val="0"/>
      <w:marTop w:val="0"/>
      <w:marBottom w:val="0"/>
      <w:divBdr>
        <w:top w:val="none" w:sz="0" w:space="0" w:color="auto"/>
        <w:left w:val="none" w:sz="0" w:space="0" w:color="auto"/>
        <w:bottom w:val="none" w:sz="0" w:space="0" w:color="auto"/>
        <w:right w:val="none" w:sz="0" w:space="0" w:color="auto"/>
      </w:divBdr>
      <w:divsChild>
        <w:div w:id="88235">
          <w:marLeft w:val="640"/>
          <w:marRight w:val="0"/>
          <w:marTop w:val="0"/>
          <w:marBottom w:val="0"/>
          <w:divBdr>
            <w:top w:val="none" w:sz="0" w:space="0" w:color="auto"/>
            <w:left w:val="none" w:sz="0" w:space="0" w:color="auto"/>
            <w:bottom w:val="none" w:sz="0" w:space="0" w:color="auto"/>
            <w:right w:val="none" w:sz="0" w:space="0" w:color="auto"/>
          </w:divBdr>
        </w:div>
        <w:div w:id="2780025">
          <w:marLeft w:val="640"/>
          <w:marRight w:val="0"/>
          <w:marTop w:val="0"/>
          <w:marBottom w:val="0"/>
          <w:divBdr>
            <w:top w:val="none" w:sz="0" w:space="0" w:color="auto"/>
            <w:left w:val="none" w:sz="0" w:space="0" w:color="auto"/>
            <w:bottom w:val="none" w:sz="0" w:space="0" w:color="auto"/>
            <w:right w:val="none" w:sz="0" w:space="0" w:color="auto"/>
          </w:divBdr>
        </w:div>
        <w:div w:id="22873099">
          <w:marLeft w:val="640"/>
          <w:marRight w:val="0"/>
          <w:marTop w:val="0"/>
          <w:marBottom w:val="0"/>
          <w:divBdr>
            <w:top w:val="none" w:sz="0" w:space="0" w:color="auto"/>
            <w:left w:val="none" w:sz="0" w:space="0" w:color="auto"/>
            <w:bottom w:val="none" w:sz="0" w:space="0" w:color="auto"/>
            <w:right w:val="none" w:sz="0" w:space="0" w:color="auto"/>
          </w:divBdr>
        </w:div>
        <w:div w:id="150684820">
          <w:marLeft w:val="640"/>
          <w:marRight w:val="0"/>
          <w:marTop w:val="0"/>
          <w:marBottom w:val="0"/>
          <w:divBdr>
            <w:top w:val="none" w:sz="0" w:space="0" w:color="auto"/>
            <w:left w:val="none" w:sz="0" w:space="0" w:color="auto"/>
            <w:bottom w:val="none" w:sz="0" w:space="0" w:color="auto"/>
            <w:right w:val="none" w:sz="0" w:space="0" w:color="auto"/>
          </w:divBdr>
        </w:div>
        <w:div w:id="157113931">
          <w:marLeft w:val="640"/>
          <w:marRight w:val="0"/>
          <w:marTop w:val="0"/>
          <w:marBottom w:val="0"/>
          <w:divBdr>
            <w:top w:val="none" w:sz="0" w:space="0" w:color="auto"/>
            <w:left w:val="none" w:sz="0" w:space="0" w:color="auto"/>
            <w:bottom w:val="none" w:sz="0" w:space="0" w:color="auto"/>
            <w:right w:val="none" w:sz="0" w:space="0" w:color="auto"/>
          </w:divBdr>
        </w:div>
        <w:div w:id="165754903">
          <w:marLeft w:val="640"/>
          <w:marRight w:val="0"/>
          <w:marTop w:val="0"/>
          <w:marBottom w:val="0"/>
          <w:divBdr>
            <w:top w:val="none" w:sz="0" w:space="0" w:color="auto"/>
            <w:left w:val="none" w:sz="0" w:space="0" w:color="auto"/>
            <w:bottom w:val="none" w:sz="0" w:space="0" w:color="auto"/>
            <w:right w:val="none" w:sz="0" w:space="0" w:color="auto"/>
          </w:divBdr>
        </w:div>
        <w:div w:id="191649921">
          <w:marLeft w:val="640"/>
          <w:marRight w:val="0"/>
          <w:marTop w:val="0"/>
          <w:marBottom w:val="0"/>
          <w:divBdr>
            <w:top w:val="none" w:sz="0" w:space="0" w:color="auto"/>
            <w:left w:val="none" w:sz="0" w:space="0" w:color="auto"/>
            <w:bottom w:val="none" w:sz="0" w:space="0" w:color="auto"/>
            <w:right w:val="none" w:sz="0" w:space="0" w:color="auto"/>
          </w:divBdr>
        </w:div>
        <w:div w:id="197548388">
          <w:marLeft w:val="640"/>
          <w:marRight w:val="0"/>
          <w:marTop w:val="0"/>
          <w:marBottom w:val="0"/>
          <w:divBdr>
            <w:top w:val="none" w:sz="0" w:space="0" w:color="auto"/>
            <w:left w:val="none" w:sz="0" w:space="0" w:color="auto"/>
            <w:bottom w:val="none" w:sz="0" w:space="0" w:color="auto"/>
            <w:right w:val="none" w:sz="0" w:space="0" w:color="auto"/>
          </w:divBdr>
        </w:div>
        <w:div w:id="213930954">
          <w:marLeft w:val="640"/>
          <w:marRight w:val="0"/>
          <w:marTop w:val="0"/>
          <w:marBottom w:val="0"/>
          <w:divBdr>
            <w:top w:val="none" w:sz="0" w:space="0" w:color="auto"/>
            <w:left w:val="none" w:sz="0" w:space="0" w:color="auto"/>
            <w:bottom w:val="none" w:sz="0" w:space="0" w:color="auto"/>
            <w:right w:val="none" w:sz="0" w:space="0" w:color="auto"/>
          </w:divBdr>
        </w:div>
        <w:div w:id="255790745">
          <w:marLeft w:val="640"/>
          <w:marRight w:val="0"/>
          <w:marTop w:val="0"/>
          <w:marBottom w:val="0"/>
          <w:divBdr>
            <w:top w:val="none" w:sz="0" w:space="0" w:color="auto"/>
            <w:left w:val="none" w:sz="0" w:space="0" w:color="auto"/>
            <w:bottom w:val="none" w:sz="0" w:space="0" w:color="auto"/>
            <w:right w:val="none" w:sz="0" w:space="0" w:color="auto"/>
          </w:divBdr>
        </w:div>
        <w:div w:id="271405717">
          <w:marLeft w:val="640"/>
          <w:marRight w:val="0"/>
          <w:marTop w:val="0"/>
          <w:marBottom w:val="0"/>
          <w:divBdr>
            <w:top w:val="none" w:sz="0" w:space="0" w:color="auto"/>
            <w:left w:val="none" w:sz="0" w:space="0" w:color="auto"/>
            <w:bottom w:val="none" w:sz="0" w:space="0" w:color="auto"/>
            <w:right w:val="none" w:sz="0" w:space="0" w:color="auto"/>
          </w:divBdr>
        </w:div>
        <w:div w:id="272246856">
          <w:marLeft w:val="640"/>
          <w:marRight w:val="0"/>
          <w:marTop w:val="0"/>
          <w:marBottom w:val="0"/>
          <w:divBdr>
            <w:top w:val="none" w:sz="0" w:space="0" w:color="auto"/>
            <w:left w:val="none" w:sz="0" w:space="0" w:color="auto"/>
            <w:bottom w:val="none" w:sz="0" w:space="0" w:color="auto"/>
            <w:right w:val="none" w:sz="0" w:space="0" w:color="auto"/>
          </w:divBdr>
        </w:div>
        <w:div w:id="339352202">
          <w:marLeft w:val="640"/>
          <w:marRight w:val="0"/>
          <w:marTop w:val="0"/>
          <w:marBottom w:val="0"/>
          <w:divBdr>
            <w:top w:val="none" w:sz="0" w:space="0" w:color="auto"/>
            <w:left w:val="none" w:sz="0" w:space="0" w:color="auto"/>
            <w:bottom w:val="none" w:sz="0" w:space="0" w:color="auto"/>
            <w:right w:val="none" w:sz="0" w:space="0" w:color="auto"/>
          </w:divBdr>
        </w:div>
        <w:div w:id="385375782">
          <w:marLeft w:val="640"/>
          <w:marRight w:val="0"/>
          <w:marTop w:val="0"/>
          <w:marBottom w:val="0"/>
          <w:divBdr>
            <w:top w:val="none" w:sz="0" w:space="0" w:color="auto"/>
            <w:left w:val="none" w:sz="0" w:space="0" w:color="auto"/>
            <w:bottom w:val="none" w:sz="0" w:space="0" w:color="auto"/>
            <w:right w:val="none" w:sz="0" w:space="0" w:color="auto"/>
          </w:divBdr>
        </w:div>
        <w:div w:id="424426340">
          <w:marLeft w:val="640"/>
          <w:marRight w:val="0"/>
          <w:marTop w:val="0"/>
          <w:marBottom w:val="0"/>
          <w:divBdr>
            <w:top w:val="none" w:sz="0" w:space="0" w:color="auto"/>
            <w:left w:val="none" w:sz="0" w:space="0" w:color="auto"/>
            <w:bottom w:val="none" w:sz="0" w:space="0" w:color="auto"/>
            <w:right w:val="none" w:sz="0" w:space="0" w:color="auto"/>
          </w:divBdr>
        </w:div>
        <w:div w:id="432634332">
          <w:marLeft w:val="640"/>
          <w:marRight w:val="0"/>
          <w:marTop w:val="0"/>
          <w:marBottom w:val="0"/>
          <w:divBdr>
            <w:top w:val="none" w:sz="0" w:space="0" w:color="auto"/>
            <w:left w:val="none" w:sz="0" w:space="0" w:color="auto"/>
            <w:bottom w:val="none" w:sz="0" w:space="0" w:color="auto"/>
            <w:right w:val="none" w:sz="0" w:space="0" w:color="auto"/>
          </w:divBdr>
        </w:div>
        <w:div w:id="441416889">
          <w:marLeft w:val="640"/>
          <w:marRight w:val="0"/>
          <w:marTop w:val="0"/>
          <w:marBottom w:val="0"/>
          <w:divBdr>
            <w:top w:val="none" w:sz="0" w:space="0" w:color="auto"/>
            <w:left w:val="none" w:sz="0" w:space="0" w:color="auto"/>
            <w:bottom w:val="none" w:sz="0" w:space="0" w:color="auto"/>
            <w:right w:val="none" w:sz="0" w:space="0" w:color="auto"/>
          </w:divBdr>
        </w:div>
        <w:div w:id="474420518">
          <w:marLeft w:val="640"/>
          <w:marRight w:val="0"/>
          <w:marTop w:val="0"/>
          <w:marBottom w:val="0"/>
          <w:divBdr>
            <w:top w:val="none" w:sz="0" w:space="0" w:color="auto"/>
            <w:left w:val="none" w:sz="0" w:space="0" w:color="auto"/>
            <w:bottom w:val="none" w:sz="0" w:space="0" w:color="auto"/>
            <w:right w:val="none" w:sz="0" w:space="0" w:color="auto"/>
          </w:divBdr>
        </w:div>
        <w:div w:id="542206907">
          <w:marLeft w:val="640"/>
          <w:marRight w:val="0"/>
          <w:marTop w:val="0"/>
          <w:marBottom w:val="0"/>
          <w:divBdr>
            <w:top w:val="none" w:sz="0" w:space="0" w:color="auto"/>
            <w:left w:val="none" w:sz="0" w:space="0" w:color="auto"/>
            <w:bottom w:val="none" w:sz="0" w:space="0" w:color="auto"/>
            <w:right w:val="none" w:sz="0" w:space="0" w:color="auto"/>
          </w:divBdr>
        </w:div>
        <w:div w:id="663901595">
          <w:marLeft w:val="640"/>
          <w:marRight w:val="0"/>
          <w:marTop w:val="0"/>
          <w:marBottom w:val="0"/>
          <w:divBdr>
            <w:top w:val="none" w:sz="0" w:space="0" w:color="auto"/>
            <w:left w:val="none" w:sz="0" w:space="0" w:color="auto"/>
            <w:bottom w:val="none" w:sz="0" w:space="0" w:color="auto"/>
            <w:right w:val="none" w:sz="0" w:space="0" w:color="auto"/>
          </w:divBdr>
        </w:div>
        <w:div w:id="721447068">
          <w:marLeft w:val="640"/>
          <w:marRight w:val="0"/>
          <w:marTop w:val="0"/>
          <w:marBottom w:val="0"/>
          <w:divBdr>
            <w:top w:val="none" w:sz="0" w:space="0" w:color="auto"/>
            <w:left w:val="none" w:sz="0" w:space="0" w:color="auto"/>
            <w:bottom w:val="none" w:sz="0" w:space="0" w:color="auto"/>
            <w:right w:val="none" w:sz="0" w:space="0" w:color="auto"/>
          </w:divBdr>
        </w:div>
        <w:div w:id="780879515">
          <w:marLeft w:val="640"/>
          <w:marRight w:val="0"/>
          <w:marTop w:val="0"/>
          <w:marBottom w:val="0"/>
          <w:divBdr>
            <w:top w:val="none" w:sz="0" w:space="0" w:color="auto"/>
            <w:left w:val="none" w:sz="0" w:space="0" w:color="auto"/>
            <w:bottom w:val="none" w:sz="0" w:space="0" w:color="auto"/>
            <w:right w:val="none" w:sz="0" w:space="0" w:color="auto"/>
          </w:divBdr>
        </w:div>
        <w:div w:id="812066071">
          <w:marLeft w:val="640"/>
          <w:marRight w:val="0"/>
          <w:marTop w:val="0"/>
          <w:marBottom w:val="0"/>
          <w:divBdr>
            <w:top w:val="none" w:sz="0" w:space="0" w:color="auto"/>
            <w:left w:val="none" w:sz="0" w:space="0" w:color="auto"/>
            <w:bottom w:val="none" w:sz="0" w:space="0" w:color="auto"/>
            <w:right w:val="none" w:sz="0" w:space="0" w:color="auto"/>
          </w:divBdr>
        </w:div>
        <w:div w:id="817460148">
          <w:marLeft w:val="640"/>
          <w:marRight w:val="0"/>
          <w:marTop w:val="0"/>
          <w:marBottom w:val="0"/>
          <w:divBdr>
            <w:top w:val="none" w:sz="0" w:space="0" w:color="auto"/>
            <w:left w:val="none" w:sz="0" w:space="0" w:color="auto"/>
            <w:bottom w:val="none" w:sz="0" w:space="0" w:color="auto"/>
            <w:right w:val="none" w:sz="0" w:space="0" w:color="auto"/>
          </w:divBdr>
        </w:div>
        <w:div w:id="828912165">
          <w:marLeft w:val="640"/>
          <w:marRight w:val="0"/>
          <w:marTop w:val="0"/>
          <w:marBottom w:val="0"/>
          <w:divBdr>
            <w:top w:val="none" w:sz="0" w:space="0" w:color="auto"/>
            <w:left w:val="none" w:sz="0" w:space="0" w:color="auto"/>
            <w:bottom w:val="none" w:sz="0" w:space="0" w:color="auto"/>
            <w:right w:val="none" w:sz="0" w:space="0" w:color="auto"/>
          </w:divBdr>
        </w:div>
        <w:div w:id="945429242">
          <w:marLeft w:val="640"/>
          <w:marRight w:val="0"/>
          <w:marTop w:val="0"/>
          <w:marBottom w:val="0"/>
          <w:divBdr>
            <w:top w:val="none" w:sz="0" w:space="0" w:color="auto"/>
            <w:left w:val="none" w:sz="0" w:space="0" w:color="auto"/>
            <w:bottom w:val="none" w:sz="0" w:space="0" w:color="auto"/>
            <w:right w:val="none" w:sz="0" w:space="0" w:color="auto"/>
          </w:divBdr>
        </w:div>
        <w:div w:id="989746004">
          <w:marLeft w:val="640"/>
          <w:marRight w:val="0"/>
          <w:marTop w:val="0"/>
          <w:marBottom w:val="0"/>
          <w:divBdr>
            <w:top w:val="none" w:sz="0" w:space="0" w:color="auto"/>
            <w:left w:val="none" w:sz="0" w:space="0" w:color="auto"/>
            <w:bottom w:val="none" w:sz="0" w:space="0" w:color="auto"/>
            <w:right w:val="none" w:sz="0" w:space="0" w:color="auto"/>
          </w:divBdr>
        </w:div>
        <w:div w:id="1014648001">
          <w:marLeft w:val="640"/>
          <w:marRight w:val="0"/>
          <w:marTop w:val="0"/>
          <w:marBottom w:val="0"/>
          <w:divBdr>
            <w:top w:val="none" w:sz="0" w:space="0" w:color="auto"/>
            <w:left w:val="none" w:sz="0" w:space="0" w:color="auto"/>
            <w:bottom w:val="none" w:sz="0" w:space="0" w:color="auto"/>
            <w:right w:val="none" w:sz="0" w:space="0" w:color="auto"/>
          </w:divBdr>
        </w:div>
        <w:div w:id="1101874977">
          <w:marLeft w:val="640"/>
          <w:marRight w:val="0"/>
          <w:marTop w:val="0"/>
          <w:marBottom w:val="0"/>
          <w:divBdr>
            <w:top w:val="none" w:sz="0" w:space="0" w:color="auto"/>
            <w:left w:val="none" w:sz="0" w:space="0" w:color="auto"/>
            <w:bottom w:val="none" w:sz="0" w:space="0" w:color="auto"/>
            <w:right w:val="none" w:sz="0" w:space="0" w:color="auto"/>
          </w:divBdr>
        </w:div>
        <w:div w:id="1150319178">
          <w:marLeft w:val="640"/>
          <w:marRight w:val="0"/>
          <w:marTop w:val="0"/>
          <w:marBottom w:val="0"/>
          <w:divBdr>
            <w:top w:val="none" w:sz="0" w:space="0" w:color="auto"/>
            <w:left w:val="none" w:sz="0" w:space="0" w:color="auto"/>
            <w:bottom w:val="none" w:sz="0" w:space="0" w:color="auto"/>
            <w:right w:val="none" w:sz="0" w:space="0" w:color="auto"/>
          </w:divBdr>
        </w:div>
        <w:div w:id="1174149411">
          <w:marLeft w:val="640"/>
          <w:marRight w:val="0"/>
          <w:marTop w:val="0"/>
          <w:marBottom w:val="0"/>
          <w:divBdr>
            <w:top w:val="none" w:sz="0" w:space="0" w:color="auto"/>
            <w:left w:val="none" w:sz="0" w:space="0" w:color="auto"/>
            <w:bottom w:val="none" w:sz="0" w:space="0" w:color="auto"/>
            <w:right w:val="none" w:sz="0" w:space="0" w:color="auto"/>
          </w:divBdr>
        </w:div>
        <w:div w:id="1175535999">
          <w:marLeft w:val="640"/>
          <w:marRight w:val="0"/>
          <w:marTop w:val="0"/>
          <w:marBottom w:val="0"/>
          <w:divBdr>
            <w:top w:val="none" w:sz="0" w:space="0" w:color="auto"/>
            <w:left w:val="none" w:sz="0" w:space="0" w:color="auto"/>
            <w:bottom w:val="none" w:sz="0" w:space="0" w:color="auto"/>
            <w:right w:val="none" w:sz="0" w:space="0" w:color="auto"/>
          </w:divBdr>
        </w:div>
        <w:div w:id="1213539032">
          <w:marLeft w:val="640"/>
          <w:marRight w:val="0"/>
          <w:marTop w:val="0"/>
          <w:marBottom w:val="0"/>
          <w:divBdr>
            <w:top w:val="none" w:sz="0" w:space="0" w:color="auto"/>
            <w:left w:val="none" w:sz="0" w:space="0" w:color="auto"/>
            <w:bottom w:val="none" w:sz="0" w:space="0" w:color="auto"/>
            <w:right w:val="none" w:sz="0" w:space="0" w:color="auto"/>
          </w:divBdr>
        </w:div>
        <w:div w:id="1246451408">
          <w:marLeft w:val="640"/>
          <w:marRight w:val="0"/>
          <w:marTop w:val="0"/>
          <w:marBottom w:val="0"/>
          <w:divBdr>
            <w:top w:val="none" w:sz="0" w:space="0" w:color="auto"/>
            <w:left w:val="none" w:sz="0" w:space="0" w:color="auto"/>
            <w:bottom w:val="none" w:sz="0" w:space="0" w:color="auto"/>
            <w:right w:val="none" w:sz="0" w:space="0" w:color="auto"/>
          </w:divBdr>
        </w:div>
        <w:div w:id="1286623343">
          <w:marLeft w:val="640"/>
          <w:marRight w:val="0"/>
          <w:marTop w:val="0"/>
          <w:marBottom w:val="0"/>
          <w:divBdr>
            <w:top w:val="none" w:sz="0" w:space="0" w:color="auto"/>
            <w:left w:val="none" w:sz="0" w:space="0" w:color="auto"/>
            <w:bottom w:val="none" w:sz="0" w:space="0" w:color="auto"/>
            <w:right w:val="none" w:sz="0" w:space="0" w:color="auto"/>
          </w:divBdr>
        </w:div>
        <w:div w:id="1325671148">
          <w:marLeft w:val="640"/>
          <w:marRight w:val="0"/>
          <w:marTop w:val="0"/>
          <w:marBottom w:val="0"/>
          <w:divBdr>
            <w:top w:val="none" w:sz="0" w:space="0" w:color="auto"/>
            <w:left w:val="none" w:sz="0" w:space="0" w:color="auto"/>
            <w:bottom w:val="none" w:sz="0" w:space="0" w:color="auto"/>
            <w:right w:val="none" w:sz="0" w:space="0" w:color="auto"/>
          </w:divBdr>
        </w:div>
        <w:div w:id="1329213047">
          <w:marLeft w:val="640"/>
          <w:marRight w:val="0"/>
          <w:marTop w:val="0"/>
          <w:marBottom w:val="0"/>
          <w:divBdr>
            <w:top w:val="none" w:sz="0" w:space="0" w:color="auto"/>
            <w:left w:val="none" w:sz="0" w:space="0" w:color="auto"/>
            <w:bottom w:val="none" w:sz="0" w:space="0" w:color="auto"/>
            <w:right w:val="none" w:sz="0" w:space="0" w:color="auto"/>
          </w:divBdr>
        </w:div>
        <w:div w:id="1396539271">
          <w:marLeft w:val="640"/>
          <w:marRight w:val="0"/>
          <w:marTop w:val="0"/>
          <w:marBottom w:val="0"/>
          <w:divBdr>
            <w:top w:val="none" w:sz="0" w:space="0" w:color="auto"/>
            <w:left w:val="none" w:sz="0" w:space="0" w:color="auto"/>
            <w:bottom w:val="none" w:sz="0" w:space="0" w:color="auto"/>
            <w:right w:val="none" w:sz="0" w:space="0" w:color="auto"/>
          </w:divBdr>
        </w:div>
        <w:div w:id="1533300825">
          <w:marLeft w:val="640"/>
          <w:marRight w:val="0"/>
          <w:marTop w:val="0"/>
          <w:marBottom w:val="0"/>
          <w:divBdr>
            <w:top w:val="none" w:sz="0" w:space="0" w:color="auto"/>
            <w:left w:val="none" w:sz="0" w:space="0" w:color="auto"/>
            <w:bottom w:val="none" w:sz="0" w:space="0" w:color="auto"/>
            <w:right w:val="none" w:sz="0" w:space="0" w:color="auto"/>
          </w:divBdr>
        </w:div>
        <w:div w:id="1576091891">
          <w:marLeft w:val="640"/>
          <w:marRight w:val="0"/>
          <w:marTop w:val="0"/>
          <w:marBottom w:val="0"/>
          <w:divBdr>
            <w:top w:val="none" w:sz="0" w:space="0" w:color="auto"/>
            <w:left w:val="none" w:sz="0" w:space="0" w:color="auto"/>
            <w:bottom w:val="none" w:sz="0" w:space="0" w:color="auto"/>
            <w:right w:val="none" w:sz="0" w:space="0" w:color="auto"/>
          </w:divBdr>
        </w:div>
        <w:div w:id="1578786725">
          <w:marLeft w:val="640"/>
          <w:marRight w:val="0"/>
          <w:marTop w:val="0"/>
          <w:marBottom w:val="0"/>
          <w:divBdr>
            <w:top w:val="none" w:sz="0" w:space="0" w:color="auto"/>
            <w:left w:val="none" w:sz="0" w:space="0" w:color="auto"/>
            <w:bottom w:val="none" w:sz="0" w:space="0" w:color="auto"/>
            <w:right w:val="none" w:sz="0" w:space="0" w:color="auto"/>
          </w:divBdr>
        </w:div>
        <w:div w:id="1585143279">
          <w:marLeft w:val="640"/>
          <w:marRight w:val="0"/>
          <w:marTop w:val="0"/>
          <w:marBottom w:val="0"/>
          <w:divBdr>
            <w:top w:val="none" w:sz="0" w:space="0" w:color="auto"/>
            <w:left w:val="none" w:sz="0" w:space="0" w:color="auto"/>
            <w:bottom w:val="none" w:sz="0" w:space="0" w:color="auto"/>
            <w:right w:val="none" w:sz="0" w:space="0" w:color="auto"/>
          </w:divBdr>
        </w:div>
        <w:div w:id="1600524854">
          <w:marLeft w:val="640"/>
          <w:marRight w:val="0"/>
          <w:marTop w:val="0"/>
          <w:marBottom w:val="0"/>
          <w:divBdr>
            <w:top w:val="none" w:sz="0" w:space="0" w:color="auto"/>
            <w:left w:val="none" w:sz="0" w:space="0" w:color="auto"/>
            <w:bottom w:val="none" w:sz="0" w:space="0" w:color="auto"/>
            <w:right w:val="none" w:sz="0" w:space="0" w:color="auto"/>
          </w:divBdr>
        </w:div>
        <w:div w:id="1607730673">
          <w:marLeft w:val="640"/>
          <w:marRight w:val="0"/>
          <w:marTop w:val="0"/>
          <w:marBottom w:val="0"/>
          <w:divBdr>
            <w:top w:val="none" w:sz="0" w:space="0" w:color="auto"/>
            <w:left w:val="none" w:sz="0" w:space="0" w:color="auto"/>
            <w:bottom w:val="none" w:sz="0" w:space="0" w:color="auto"/>
            <w:right w:val="none" w:sz="0" w:space="0" w:color="auto"/>
          </w:divBdr>
        </w:div>
        <w:div w:id="1631979234">
          <w:marLeft w:val="640"/>
          <w:marRight w:val="0"/>
          <w:marTop w:val="0"/>
          <w:marBottom w:val="0"/>
          <w:divBdr>
            <w:top w:val="none" w:sz="0" w:space="0" w:color="auto"/>
            <w:left w:val="none" w:sz="0" w:space="0" w:color="auto"/>
            <w:bottom w:val="none" w:sz="0" w:space="0" w:color="auto"/>
            <w:right w:val="none" w:sz="0" w:space="0" w:color="auto"/>
          </w:divBdr>
        </w:div>
        <w:div w:id="1640107378">
          <w:marLeft w:val="640"/>
          <w:marRight w:val="0"/>
          <w:marTop w:val="0"/>
          <w:marBottom w:val="0"/>
          <w:divBdr>
            <w:top w:val="none" w:sz="0" w:space="0" w:color="auto"/>
            <w:left w:val="none" w:sz="0" w:space="0" w:color="auto"/>
            <w:bottom w:val="none" w:sz="0" w:space="0" w:color="auto"/>
            <w:right w:val="none" w:sz="0" w:space="0" w:color="auto"/>
          </w:divBdr>
        </w:div>
        <w:div w:id="1756587522">
          <w:marLeft w:val="640"/>
          <w:marRight w:val="0"/>
          <w:marTop w:val="0"/>
          <w:marBottom w:val="0"/>
          <w:divBdr>
            <w:top w:val="none" w:sz="0" w:space="0" w:color="auto"/>
            <w:left w:val="none" w:sz="0" w:space="0" w:color="auto"/>
            <w:bottom w:val="none" w:sz="0" w:space="0" w:color="auto"/>
            <w:right w:val="none" w:sz="0" w:space="0" w:color="auto"/>
          </w:divBdr>
        </w:div>
        <w:div w:id="1806770761">
          <w:marLeft w:val="640"/>
          <w:marRight w:val="0"/>
          <w:marTop w:val="0"/>
          <w:marBottom w:val="0"/>
          <w:divBdr>
            <w:top w:val="none" w:sz="0" w:space="0" w:color="auto"/>
            <w:left w:val="none" w:sz="0" w:space="0" w:color="auto"/>
            <w:bottom w:val="none" w:sz="0" w:space="0" w:color="auto"/>
            <w:right w:val="none" w:sz="0" w:space="0" w:color="auto"/>
          </w:divBdr>
        </w:div>
        <w:div w:id="1882546715">
          <w:marLeft w:val="640"/>
          <w:marRight w:val="0"/>
          <w:marTop w:val="0"/>
          <w:marBottom w:val="0"/>
          <w:divBdr>
            <w:top w:val="none" w:sz="0" w:space="0" w:color="auto"/>
            <w:left w:val="none" w:sz="0" w:space="0" w:color="auto"/>
            <w:bottom w:val="none" w:sz="0" w:space="0" w:color="auto"/>
            <w:right w:val="none" w:sz="0" w:space="0" w:color="auto"/>
          </w:divBdr>
        </w:div>
        <w:div w:id="1893926732">
          <w:marLeft w:val="640"/>
          <w:marRight w:val="0"/>
          <w:marTop w:val="0"/>
          <w:marBottom w:val="0"/>
          <w:divBdr>
            <w:top w:val="none" w:sz="0" w:space="0" w:color="auto"/>
            <w:left w:val="none" w:sz="0" w:space="0" w:color="auto"/>
            <w:bottom w:val="none" w:sz="0" w:space="0" w:color="auto"/>
            <w:right w:val="none" w:sz="0" w:space="0" w:color="auto"/>
          </w:divBdr>
        </w:div>
        <w:div w:id="1959558924">
          <w:marLeft w:val="640"/>
          <w:marRight w:val="0"/>
          <w:marTop w:val="0"/>
          <w:marBottom w:val="0"/>
          <w:divBdr>
            <w:top w:val="none" w:sz="0" w:space="0" w:color="auto"/>
            <w:left w:val="none" w:sz="0" w:space="0" w:color="auto"/>
            <w:bottom w:val="none" w:sz="0" w:space="0" w:color="auto"/>
            <w:right w:val="none" w:sz="0" w:space="0" w:color="auto"/>
          </w:divBdr>
        </w:div>
        <w:div w:id="1972784858">
          <w:marLeft w:val="640"/>
          <w:marRight w:val="0"/>
          <w:marTop w:val="0"/>
          <w:marBottom w:val="0"/>
          <w:divBdr>
            <w:top w:val="none" w:sz="0" w:space="0" w:color="auto"/>
            <w:left w:val="none" w:sz="0" w:space="0" w:color="auto"/>
            <w:bottom w:val="none" w:sz="0" w:space="0" w:color="auto"/>
            <w:right w:val="none" w:sz="0" w:space="0" w:color="auto"/>
          </w:divBdr>
        </w:div>
        <w:div w:id="1973559054">
          <w:marLeft w:val="640"/>
          <w:marRight w:val="0"/>
          <w:marTop w:val="0"/>
          <w:marBottom w:val="0"/>
          <w:divBdr>
            <w:top w:val="none" w:sz="0" w:space="0" w:color="auto"/>
            <w:left w:val="none" w:sz="0" w:space="0" w:color="auto"/>
            <w:bottom w:val="none" w:sz="0" w:space="0" w:color="auto"/>
            <w:right w:val="none" w:sz="0" w:space="0" w:color="auto"/>
          </w:divBdr>
        </w:div>
        <w:div w:id="1998141871">
          <w:marLeft w:val="640"/>
          <w:marRight w:val="0"/>
          <w:marTop w:val="0"/>
          <w:marBottom w:val="0"/>
          <w:divBdr>
            <w:top w:val="none" w:sz="0" w:space="0" w:color="auto"/>
            <w:left w:val="none" w:sz="0" w:space="0" w:color="auto"/>
            <w:bottom w:val="none" w:sz="0" w:space="0" w:color="auto"/>
            <w:right w:val="none" w:sz="0" w:space="0" w:color="auto"/>
          </w:divBdr>
        </w:div>
        <w:div w:id="2004777341">
          <w:marLeft w:val="640"/>
          <w:marRight w:val="0"/>
          <w:marTop w:val="0"/>
          <w:marBottom w:val="0"/>
          <w:divBdr>
            <w:top w:val="none" w:sz="0" w:space="0" w:color="auto"/>
            <w:left w:val="none" w:sz="0" w:space="0" w:color="auto"/>
            <w:bottom w:val="none" w:sz="0" w:space="0" w:color="auto"/>
            <w:right w:val="none" w:sz="0" w:space="0" w:color="auto"/>
          </w:divBdr>
        </w:div>
        <w:div w:id="2029286608">
          <w:marLeft w:val="640"/>
          <w:marRight w:val="0"/>
          <w:marTop w:val="0"/>
          <w:marBottom w:val="0"/>
          <w:divBdr>
            <w:top w:val="none" w:sz="0" w:space="0" w:color="auto"/>
            <w:left w:val="none" w:sz="0" w:space="0" w:color="auto"/>
            <w:bottom w:val="none" w:sz="0" w:space="0" w:color="auto"/>
            <w:right w:val="none" w:sz="0" w:space="0" w:color="auto"/>
          </w:divBdr>
        </w:div>
        <w:div w:id="2031906905">
          <w:marLeft w:val="640"/>
          <w:marRight w:val="0"/>
          <w:marTop w:val="0"/>
          <w:marBottom w:val="0"/>
          <w:divBdr>
            <w:top w:val="none" w:sz="0" w:space="0" w:color="auto"/>
            <w:left w:val="none" w:sz="0" w:space="0" w:color="auto"/>
            <w:bottom w:val="none" w:sz="0" w:space="0" w:color="auto"/>
            <w:right w:val="none" w:sz="0" w:space="0" w:color="auto"/>
          </w:divBdr>
        </w:div>
        <w:div w:id="2084133457">
          <w:marLeft w:val="640"/>
          <w:marRight w:val="0"/>
          <w:marTop w:val="0"/>
          <w:marBottom w:val="0"/>
          <w:divBdr>
            <w:top w:val="none" w:sz="0" w:space="0" w:color="auto"/>
            <w:left w:val="none" w:sz="0" w:space="0" w:color="auto"/>
            <w:bottom w:val="none" w:sz="0" w:space="0" w:color="auto"/>
            <w:right w:val="none" w:sz="0" w:space="0" w:color="auto"/>
          </w:divBdr>
        </w:div>
        <w:div w:id="2108575996">
          <w:marLeft w:val="640"/>
          <w:marRight w:val="0"/>
          <w:marTop w:val="0"/>
          <w:marBottom w:val="0"/>
          <w:divBdr>
            <w:top w:val="none" w:sz="0" w:space="0" w:color="auto"/>
            <w:left w:val="none" w:sz="0" w:space="0" w:color="auto"/>
            <w:bottom w:val="none" w:sz="0" w:space="0" w:color="auto"/>
            <w:right w:val="none" w:sz="0" w:space="0" w:color="auto"/>
          </w:divBdr>
        </w:div>
      </w:divsChild>
    </w:div>
    <w:div w:id="800342114">
      <w:marLeft w:val="640"/>
      <w:marRight w:val="0"/>
      <w:marTop w:val="0"/>
      <w:marBottom w:val="0"/>
      <w:divBdr>
        <w:top w:val="none" w:sz="0" w:space="0" w:color="auto"/>
        <w:left w:val="none" w:sz="0" w:space="0" w:color="auto"/>
        <w:bottom w:val="none" w:sz="0" w:space="0" w:color="auto"/>
        <w:right w:val="none" w:sz="0" w:space="0" w:color="auto"/>
      </w:divBdr>
    </w:div>
    <w:div w:id="801733178">
      <w:marLeft w:val="640"/>
      <w:marRight w:val="0"/>
      <w:marTop w:val="0"/>
      <w:marBottom w:val="0"/>
      <w:divBdr>
        <w:top w:val="none" w:sz="0" w:space="0" w:color="auto"/>
        <w:left w:val="none" w:sz="0" w:space="0" w:color="auto"/>
        <w:bottom w:val="none" w:sz="0" w:space="0" w:color="auto"/>
        <w:right w:val="none" w:sz="0" w:space="0" w:color="auto"/>
      </w:divBdr>
    </w:div>
    <w:div w:id="809053476">
      <w:marLeft w:val="640"/>
      <w:marRight w:val="0"/>
      <w:marTop w:val="0"/>
      <w:marBottom w:val="0"/>
      <w:divBdr>
        <w:top w:val="none" w:sz="0" w:space="0" w:color="auto"/>
        <w:left w:val="none" w:sz="0" w:space="0" w:color="auto"/>
        <w:bottom w:val="none" w:sz="0" w:space="0" w:color="auto"/>
        <w:right w:val="none" w:sz="0" w:space="0" w:color="auto"/>
      </w:divBdr>
    </w:div>
    <w:div w:id="809591660">
      <w:marLeft w:val="640"/>
      <w:marRight w:val="0"/>
      <w:marTop w:val="0"/>
      <w:marBottom w:val="0"/>
      <w:divBdr>
        <w:top w:val="none" w:sz="0" w:space="0" w:color="auto"/>
        <w:left w:val="none" w:sz="0" w:space="0" w:color="auto"/>
        <w:bottom w:val="none" w:sz="0" w:space="0" w:color="auto"/>
        <w:right w:val="none" w:sz="0" w:space="0" w:color="auto"/>
      </w:divBdr>
    </w:div>
    <w:div w:id="812328496">
      <w:marLeft w:val="640"/>
      <w:marRight w:val="0"/>
      <w:marTop w:val="0"/>
      <w:marBottom w:val="0"/>
      <w:divBdr>
        <w:top w:val="none" w:sz="0" w:space="0" w:color="auto"/>
        <w:left w:val="none" w:sz="0" w:space="0" w:color="auto"/>
        <w:bottom w:val="none" w:sz="0" w:space="0" w:color="auto"/>
        <w:right w:val="none" w:sz="0" w:space="0" w:color="auto"/>
      </w:divBdr>
    </w:div>
    <w:div w:id="812982954">
      <w:marLeft w:val="640"/>
      <w:marRight w:val="0"/>
      <w:marTop w:val="0"/>
      <w:marBottom w:val="0"/>
      <w:divBdr>
        <w:top w:val="none" w:sz="0" w:space="0" w:color="auto"/>
        <w:left w:val="none" w:sz="0" w:space="0" w:color="auto"/>
        <w:bottom w:val="none" w:sz="0" w:space="0" w:color="auto"/>
        <w:right w:val="none" w:sz="0" w:space="0" w:color="auto"/>
      </w:divBdr>
    </w:div>
    <w:div w:id="817844804">
      <w:marLeft w:val="640"/>
      <w:marRight w:val="0"/>
      <w:marTop w:val="0"/>
      <w:marBottom w:val="0"/>
      <w:divBdr>
        <w:top w:val="none" w:sz="0" w:space="0" w:color="auto"/>
        <w:left w:val="none" w:sz="0" w:space="0" w:color="auto"/>
        <w:bottom w:val="none" w:sz="0" w:space="0" w:color="auto"/>
        <w:right w:val="none" w:sz="0" w:space="0" w:color="auto"/>
      </w:divBdr>
    </w:div>
    <w:div w:id="817960458">
      <w:marLeft w:val="640"/>
      <w:marRight w:val="0"/>
      <w:marTop w:val="0"/>
      <w:marBottom w:val="0"/>
      <w:divBdr>
        <w:top w:val="none" w:sz="0" w:space="0" w:color="auto"/>
        <w:left w:val="none" w:sz="0" w:space="0" w:color="auto"/>
        <w:bottom w:val="none" w:sz="0" w:space="0" w:color="auto"/>
        <w:right w:val="none" w:sz="0" w:space="0" w:color="auto"/>
      </w:divBdr>
    </w:div>
    <w:div w:id="818158100">
      <w:marLeft w:val="640"/>
      <w:marRight w:val="0"/>
      <w:marTop w:val="0"/>
      <w:marBottom w:val="0"/>
      <w:divBdr>
        <w:top w:val="none" w:sz="0" w:space="0" w:color="auto"/>
        <w:left w:val="none" w:sz="0" w:space="0" w:color="auto"/>
        <w:bottom w:val="none" w:sz="0" w:space="0" w:color="auto"/>
        <w:right w:val="none" w:sz="0" w:space="0" w:color="auto"/>
      </w:divBdr>
    </w:div>
    <w:div w:id="819855538">
      <w:marLeft w:val="640"/>
      <w:marRight w:val="0"/>
      <w:marTop w:val="0"/>
      <w:marBottom w:val="0"/>
      <w:divBdr>
        <w:top w:val="none" w:sz="0" w:space="0" w:color="auto"/>
        <w:left w:val="none" w:sz="0" w:space="0" w:color="auto"/>
        <w:bottom w:val="none" w:sz="0" w:space="0" w:color="auto"/>
        <w:right w:val="none" w:sz="0" w:space="0" w:color="auto"/>
      </w:divBdr>
    </w:div>
    <w:div w:id="820511105">
      <w:marLeft w:val="640"/>
      <w:marRight w:val="0"/>
      <w:marTop w:val="0"/>
      <w:marBottom w:val="0"/>
      <w:divBdr>
        <w:top w:val="none" w:sz="0" w:space="0" w:color="auto"/>
        <w:left w:val="none" w:sz="0" w:space="0" w:color="auto"/>
        <w:bottom w:val="none" w:sz="0" w:space="0" w:color="auto"/>
        <w:right w:val="none" w:sz="0" w:space="0" w:color="auto"/>
      </w:divBdr>
    </w:div>
    <w:div w:id="821433039">
      <w:marLeft w:val="640"/>
      <w:marRight w:val="0"/>
      <w:marTop w:val="0"/>
      <w:marBottom w:val="0"/>
      <w:divBdr>
        <w:top w:val="none" w:sz="0" w:space="0" w:color="auto"/>
        <w:left w:val="none" w:sz="0" w:space="0" w:color="auto"/>
        <w:bottom w:val="none" w:sz="0" w:space="0" w:color="auto"/>
        <w:right w:val="none" w:sz="0" w:space="0" w:color="auto"/>
      </w:divBdr>
    </w:div>
    <w:div w:id="824123476">
      <w:marLeft w:val="640"/>
      <w:marRight w:val="0"/>
      <w:marTop w:val="0"/>
      <w:marBottom w:val="0"/>
      <w:divBdr>
        <w:top w:val="none" w:sz="0" w:space="0" w:color="auto"/>
        <w:left w:val="none" w:sz="0" w:space="0" w:color="auto"/>
        <w:bottom w:val="none" w:sz="0" w:space="0" w:color="auto"/>
        <w:right w:val="none" w:sz="0" w:space="0" w:color="auto"/>
      </w:divBdr>
    </w:div>
    <w:div w:id="825392076">
      <w:marLeft w:val="640"/>
      <w:marRight w:val="0"/>
      <w:marTop w:val="0"/>
      <w:marBottom w:val="0"/>
      <w:divBdr>
        <w:top w:val="none" w:sz="0" w:space="0" w:color="auto"/>
        <w:left w:val="none" w:sz="0" w:space="0" w:color="auto"/>
        <w:bottom w:val="none" w:sz="0" w:space="0" w:color="auto"/>
        <w:right w:val="none" w:sz="0" w:space="0" w:color="auto"/>
      </w:divBdr>
    </w:div>
    <w:div w:id="838884214">
      <w:marLeft w:val="640"/>
      <w:marRight w:val="0"/>
      <w:marTop w:val="0"/>
      <w:marBottom w:val="0"/>
      <w:divBdr>
        <w:top w:val="none" w:sz="0" w:space="0" w:color="auto"/>
        <w:left w:val="none" w:sz="0" w:space="0" w:color="auto"/>
        <w:bottom w:val="none" w:sz="0" w:space="0" w:color="auto"/>
        <w:right w:val="none" w:sz="0" w:space="0" w:color="auto"/>
      </w:divBdr>
    </w:div>
    <w:div w:id="840395060">
      <w:marLeft w:val="640"/>
      <w:marRight w:val="0"/>
      <w:marTop w:val="0"/>
      <w:marBottom w:val="0"/>
      <w:divBdr>
        <w:top w:val="none" w:sz="0" w:space="0" w:color="auto"/>
        <w:left w:val="none" w:sz="0" w:space="0" w:color="auto"/>
        <w:bottom w:val="none" w:sz="0" w:space="0" w:color="auto"/>
        <w:right w:val="none" w:sz="0" w:space="0" w:color="auto"/>
      </w:divBdr>
    </w:div>
    <w:div w:id="840580395">
      <w:marLeft w:val="640"/>
      <w:marRight w:val="0"/>
      <w:marTop w:val="0"/>
      <w:marBottom w:val="0"/>
      <w:divBdr>
        <w:top w:val="none" w:sz="0" w:space="0" w:color="auto"/>
        <w:left w:val="none" w:sz="0" w:space="0" w:color="auto"/>
        <w:bottom w:val="none" w:sz="0" w:space="0" w:color="auto"/>
        <w:right w:val="none" w:sz="0" w:space="0" w:color="auto"/>
      </w:divBdr>
    </w:div>
    <w:div w:id="841243957">
      <w:marLeft w:val="640"/>
      <w:marRight w:val="0"/>
      <w:marTop w:val="0"/>
      <w:marBottom w:val="0"/>
      <w:divBdr>
        <w:top w:val="none" w:sz="0" w:space="0" w:color="auto"/>
        <w:left w:val="none" w:sz="0" w:space="0" w:color="auto"/>
        <w:bottom w:val="none" w:sz="0" w:space="0" w:color="auto"/>
        <w:right w:val="none" w:sz="0" w:space="0" w:color="auto"/>
      </w:divBdr>
    </w:div>
    <w:div w:id="844825670">
      <w:marLeft w:val="640"/>
      <w:marRight w:val="0"/>
      <w:marTop w:val="0"/>
      <w:marBottom w:val="0"/>
      <w:divBdr>
        <w:top w:val="none" w:sz="0" w:space="0" w:color="auto"/>
        <w:left w:val="none" w:sz="0" w:space="0" w:color="auto"/>
        <w:bottom w:val="none" w:sz="0" w:space="0" w:color="auto"/>
        <w:right w:val="none" w:sz="0" w:space="0" w:color="auto"/>
      </w:divBdr>
    </w:div>
    <w:div w:id="845636984">
      <w:marLeft w:val="640"/>
      <w:marRight w:val="0"/>
      <w:marTop w:val="0"/>
      <w:marBottom w:val="0"/>
      <w:divBdr>
        <w:top w:val="none" w:sz="0" w:space="0" w:color="auto"/>
        <w:left w:val="none" w:sz="0" w:space="0" w:color="auto"/>
        <w:bottom w:val="none" w:sz="0" w:space="0" w:color="auto"/>
        <w:right w:val="none" w:sz="0" w:space="0" w:color="auto"/>
      </w:divBdr>
    </w:div>
    <w:div w:id="848178914">
      <w:marLeft w:val="640"/>
      <w:marRight w:val="0"/>
      <w:marTop w:val="0"/>
      <w:marBottom w:val="0"/>
      <w:divBdr>
        <w:top w:val="none" w:sz="0" w:space="0" w:color="auto"/>
        <w:left w:val="none" w:sz="0" w:space="0" w:color="auto"/>
        <w:bottom w:val="none" w:sz="0" w:space="0" w:color="auto"/>
        <w:right w:val="none" w:sz="0" w:space="0" w:color="auto"/>
      </w:divBdr>
    </w:div>
    <w:div w:id="852838657">
      <w:marLeft w:val="640"/>
      <w:marRight w:val="0"/>
      <w:marTop w:val="0"/>
      <w:marBottom w:val="0"/>
      <w:divBdr>
        <w:top w:val="none" w:sz="0" w:space="0" w:color="auto"/>
        <w:left w:val="none" w:sz="0" w:space="0" w:color="auto"/>
        <w:bottom w:val="none" w:sz="0" w:space="0" w:color="auto"/>
        <w:right w:val="none" w:sz="0" w:space="0" w:color="auto"/>
      </w:divBdr>
    </w:div>
    <w:div w:id="853302492">
      <w:marLeft w:val="640"/>
      <w:marRight w:val="0"/>
      <w:marTop w:val="0"/>
      <w:marBottom w:val="0"/>
      <w:divBdr>
        <w:top w:val="none" w:sz="0" w:space="0" w:color="auto"/>
        <w:left w:val="none" w:sz="0" w:space="0" w:color="auto"/>
        <w:bottom w:val="none" w:sz="0" w:space="0" w:color="auto"/>
        <w:right w:val="none" w:sz="0" w:space="0" w:color="auto"/>
      </w:divBdr>
    </w:div>
    <w:div w:id="862283421">
      <w:marLeft w:val="640"/>
      <w:marRight w:val="0"/>
      <w:marTop w:val="0"/>
      <w:marBottom w:val="0"/>
      <w:divBdr>
        <w:top w:val="none" w:sz="0" w:space="0" w:color="auto"/>
        <w:left w:val="none" w:sz="0" w:space="0" w:color="auto"/>
        <w:bottom w:val="none" w:sz="0" w:space="0" w:color="auto"/>
        <w:right w:val="none" w:sz="0" w:space="0" w:color="auto"/>
      </w:divBdr>
    </w:div>
    <w:div w:id="874078318">
      <w:bodyDiv w:val="1"/>
      <w:marLeft w:val="0"/>
      <w:marRight w:val="0"/>
      <w:marTop w:val="0"/>
      <w:marBottom w:val="0"/>
      <w:divBdr>
        <w:top w:val="none" w:sz="0" w:space="0" w:color="auto"/>
        <w:left w:val="none" w:sz="0" w:space="0" w:color="auto"/>
        <w:bottom w:val="none" w:sz="0" w:space="0" w:color="auto"/>
        <w:right w:val="none" w:sz="0" w:space="0" w:color="auto"/>
      </w:divBdr>
      <w:divsChild>
        <w:div w:id="907034756">
          <w:marLeft w:val="0"/>
          <w:marRight w:val="0"/>
          <w:marTop w:val="0"/>
          <w:marBottom w:val="0"/>
          <w:divBdr>
            <w:top w:val="none" w:sz="0" w:space="0" w:color="auto"/>
            <w:left w:val="none" w:sz="0" w:space="0" w:color="auto"/>
            <w:bottom w:val="none" w:sz="0" w:space="0" w:color="auto"/>
            <w:right w:val="none" w:sz="0" w:space="0" w:color="auto"/>
          </w:divBdr>
          <w:divsChild>
            <w:div w:id="548223892">
              <w:marLeft w:val="0"/>
              <w:marRight w:val="0"/>
              <w:marTop w:val="0"/>
              <w:marBottom w:val="0"/>
              <w:divBdr>
                <w:top w:val="none" w:sz="0" w:space="0" w:color="auto"/>
                <w:left w:val="none" w:sz="0" w:space="0" w:color="auto"/>
                <w:bottom w:val="none" w:sz="0" w:space="0" w:color="auto"/>
                <w:right w:val="none" w:sz="0" w:space="0" w:color="auto"/>
              </w:divBdr>
              <w:divsChild>
                <w:div w:id="68833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971508">
      <w:marLeft w:val="640"/>
      <w:marRight w:val="0"/>
      <w:marTop w:val="0"/>
      <w:marBottom w:val="0"/>
      <w:divBdr>
        <w:top w:val="none" w:sz="0" w:space="0" w:color="auto"/>
        <w:left w:val="none" w:sz="0" w:space="0" w:color="auto"/>
        <w:bottom w:val="none" w:sz="0" w:space="0" w:color="auto"/>
        <w:right w:val="none" w:sz="0" w:space="0" w:color="auto"/>
      </w:divBdr>
    </w:div>
    <w:div w:id="883251291">
      <w:marLeft w:val="640"/>
      <w:marRight w:val="0"/>
      <w:marTop w:val="0"/>
      <w:marBottom w:val="0"/>
      <w:divBdr>
        <w:top w:val="none" w:sz="0" w:space="0" w:color="auto"/>
        <w:left w:val="none" w:sz="0" w:space="0" w:color="auto"/>
        <w:bottom w:val="none" w:sz="0" w:space="0" w:color="auto"/>
        <w:right w:val="none" w:sz="0" w:space="0" w:color="auto"/>
      </w:divBdr>
    </w:div>
    <w:div w:id="883635261">
      <w:marLeft w:val="640"/>
      <w:marRight w:val="0"/>
      <w:marTop w:val="0"/>
      <w:marBottom w:val="0"/>
      <w:divBdr>
        <w:top w:val="none" w:sz="0" w:space="0" w:color="auto"/>
        <w:left w:val="none" w:sz="0" w:space="0" w:color="auto"/>
        <w:bottom w:val="none" w:sz="0" w:space="0" w:color="auto"/>
        <w:right w:val="none" w:sz="0" w:space="0" w:color="auto"/>
      </w:divBdr>
    </w:div>
    <w:div w:id="884634966">
      <w:marLeft w:val="640"/>
      <w:marRight w:val="0"/>
      <w:marTop w:val="0"/>
      <w:marBottom w:val="0"/>
      <w:divBdr>
        <w:top w:val="none" w:sz="0" w:space="0" w:color="auto"/>
        <w:left w:val="none" w:sz="0" w:space="0" w:color="auto"/>
        <w:bottom w:val="none" w:sz="0" w:space="0" w:color="auto"/>
        <w:right w:val="none" w:sz="0" w:space="0" w:color="auto"/>
      </w:divBdr>
    </w:div>
    <w:div w:id="885534024">
      <w:marLeft w:val="640"/>
      <w:marRight w:val="0"/>
      <w:marTop w:val="0"/>
      <w:marBottom w:val="0"/>
      <w:divBdr>
        <w:top w:val="none" w:sz="0" w:space="0" w:color="auto"/>
        <w:left w:val="none" w:sz="0" w:space="0" w:color="auto"/>
        <w:bottom w:val="none" w:sz="0" w:space="0" w:color="auto"/>
        <w:right w:val="none" w:sz="0" w:space="0" w:color="auto"/>
      </w:divBdr>
    </w:div>
    <w:div w:id="885917781">
      <w:marLeft w:val="640"/>
      <w:marRight w:val="0"/>
      <w:marTop w:val="0"/>
      <w:marBottom w:val="0"/>
      <w:divBdr>
        <w:top w:val="none" w:sz="0" w:space="0" w:color="auto"/>
        <w:left w:val="none" w:sz="0" w:space="0" w:color="auto"/>
        <w:bottom w:val="none" w:sz="0" w:space="0" w:color="auto"/>
        <w:right w:val="none" w:sz="0" w:space="0" w:color="auto"/>
      </w:divBdr>
    </w:div>
    <w:div w:id="888302767">
      <w:marLeft w:val="640"/>
      <w:marRight w:val="0"/>
      <w:marTop w:val="0"/>
      <w:marBottom w:val="0"/>
      <w:divBdr>
        <w:top w:val="none" w:sz="0" w:space="0" w:color="auto"/>
        <w:left w:val="none" w:sz="0" w:space="0" w:color="auto"/>
        <w:bottom w:val="none" w:sz="0" w:space="0" w:color="auto"/>
        <w:right w:val="none" w:sz="0" w:space="0" w:color="auto"/>
      </w:divBdr>
    </w:div>
    <w:div w:id="888420110">
      <w:marLeft w:val="640"/>
      <w:marRight w:val="0"/>
      <w:marTop w:val="0"/>
      <w:marBottom w:val="0"/>
      <w:divBdr>
        <w:top w:val="none" w:sz="0" w:space="0" w:color="auto"/>
        <w:left w:val="none" w:sz="0" w:space="0" w:color="auto"/>
        <w:bottom w:val="none" w:sz="0" w:space="0" w:color="auto"/>
        <w:right w:val="none" w:sz="0" w:space="0" w:color="auto"/>
      </w:divBdr>
    </w:div>
    <w:div w:id="890307242">
      <w:marLeft w:val="640"/>
      <w:marRight w:val="0"/>
      <w:marTop w:val="0"/>
      <w:marBottom w:val="0"/>
      <w:divBdr>
        <w:top w:val="none" w:sz="0" w:space="0" w:color="auto"/>
        <w:left w:val="none" w:sz="0" w:space="0" w:color="auto"/>
        <w:bottom w:val="none" w:sz="0" w:space="0" w:color="auto"/>
        <w:right w:val="none" w:sz="0" w:space="0" w:color="auto"/>
      </w:divBdr>
    </w:div>
    <w:div w:id="895361476">
      <w:marLeft w:val="640"/>
      <w:marRight w:val="0"/>
      <w:marTop w:val="0"/>
      <w:marBottom w:val="0"/>
      <w:divBdr>
        <w:top w:val="none" w:sz="0" w:space="0" w:color="auto"/>
        <w:left w:val="none" w:sz="0" w:space="0" w:color="auto"/>
        <w:bottom w:val="none" w:sz="0" w:space="0" w:color="auto"/>
        <w:right w:val="none" w:sz="0" w:space="0" w:color="auto"/>
      </w:divBdr>
    </w:div>
    <w:div w:id="915892898">
      <w:marLeft w:val="640"/>
      <w:marRight w:val="0"/>
      <w:marTop w:val="0"/>
      <w:marBottom w:val="0"/>
      <w:divBdr>
        <w:top w:val="none" w:sz="0" w:space="0" w:color="auto"/>
        <w:left w:val="none" w:sz="0" w:space="0" w:color="auto"/>
        <w:bottom w:val="none" w:sz="0" w:space="0" w:color="auto"/>
        <w:right w:val="none" w:sz="0" w:space="0" w:color="auto"/>
      </w:divBdr>
    </w:div>
    <w:div w:id="917133169">
      <w:marLeft w:val="640"/>
      <w:marRight w:val="0"/>
      <w:marTop w:val="0"/>
      <w:marBottom w:val="0"/>
      <w:divBdr>
        <w:top w:val="none" w:sz="0" w:space="0" w:color="auto"/>
        <w:left w:val="none" w:sz="0" w:space="0" w:color="auto"/>
        <w:bottom w:val="none" w:sz="0" w:space="0" w:color="auto"/>
        <w:right w:val="none" w:sz="0" w:space="0" w:color="auto"/>
      </w:divBdr>
    </w:div>
    <w:div w:id="920680381">
      <w:marLeft w:val="640"/>
      <w:marRight w:val="0"/>
      <w:marTop w:val="0"/>
      <w:marBottom w:val="0"/>
      <w:divBdr>
        <w:top w:val="none" w:sz="0" w:space="0" w:color="auto"/>
        <w:left w:val="none" w:sz="0" w:space="0" w:color="auto"/>
        <w:bottom w:val="none" w:sz="0" w:space="0" w:color="auto"/>
        <w:right w:val="none" w:sz="0" w:space="0" w:color="auto"/>
      </w:divBdr>
    </w:div>
    <w:div w:id="923295527">
      <w:marLeft w:val="640"/>
      <w:marRight w:val="0"/>
      <w:marTop w:val="0"/>
      <w:marBottom w:val="0"/>
      <w:divBdr>
        <w:top w:val="none" w:sz="0" w:space="0" w:color="auto"/>
        <w:left w:val="none" w:sz="0" w:space="0" w:color="auto"/>
        <w:bottom w:val="none" w:sz="0" w:space="0" w:color="auto"/>
        <w:right w:val="none" w:sz="0" w:space="0" w:color="auto"/>
      </w:divBdr>
    </w:div>
    <w:div w:id="927538214">
      <w:marLeft w:val="640"/>
      <w:marRight w:val="0"/>
      <w:marTop w:val="0"/>
      <w:marBottom w:val="0"/>
      <w:divBdr>
        <w:top w:val="none" w:sz="0" w:space="0" w:color="auto"/>
        <w:left w:val="none" w:sz="0" w:space="0" w:color="auto"/>
        <w:bottom w:val="none" w:sz="0" w:space="0" w:color="auto"/>
        <w:right w:val="none" w:sz="0" w:space="0" w:color="auto"/>
      </w:divBdr>
    </w:div>
    <w:div w:id="928808489">
      <w:marLeft w:val="640"/>
      <w:marRight w:val="0"/>
      <w:marTop w:val="0"/>
      <w:marBottom w:val="0"/>
      <w:divBdr>
        <w:top w:val="none" w:sz="0" w:space="0" w:color="auto"/>
        <w:left w:val="none" w:sz="0" w:space="0" w:color="auto"/>
        <w:bottom w:val="none" w:sz="0" w:space="0" w:color="auto"/>
        <w:right w:val="none" w:sz="0" w:space="0" w:color="auto"/>
      </w:divBdr>
    </w:div>
    <w:div w:id="929385728">
      <w:marLeft w:val="640"/>
      <w:marRight w:val="0"/>
      <w:marTop w:val="0"/>
      <w:marBottom w:val="0"/>
      <w:divBdr>
        <w:top w:val="none" w:sz="0" w:space="0" w:color="auto"/>
        <w:left w:val="none" w:sz="0" w:space="0" w:color="auto"/>
        <w:bottom w:val="none" w:sz="0" w:space="0" w:color="auto"/>
        <w:right w:val="none" w:sz="0" w:space="0" w:color="auto"/>
      </w:divBdr>
    </w:div>
    <w:div w:id="930159265">
      <w:marLeft w:val="640"/>
      <w:marRight w:val="0"/>
      <w:marTop w:val="0"/>
      <w:marBottom w:val="0"/>
      <w:divBdr>
        <w:top w:val="none" w:sz="0" w:space="0" w:color="auto"/>
        <w:left w:val="none" w:sz="0" w:space="0" w:color="auto"/>
        <w:bottom w:val="none" w:sz="0" w:space="0" w:color="auto"/>
        <w:right w:val="none" w:sz="0" w:space="0" w:color="auto"/>
      </w:divBdr>
    </w:div>
    <w:div w:id="937642186">
      <w:marLeft w:val="640"/>
      <w:marRight w:val="0"/>
      <w:marTop w:val="0"/>
      <w:marBottom w:val="0"/>
      <w:divBdr>
        <w:top w:val="none" w:sz="0" w:space="0" w:color="auto"/>
        <w:left w:val="none" w:sz="0" w:space="0" w:color="auto"/>
        <w:bottom w:val="none" w:sz="0" w:space="0" w:color="auto"/>
        <w:right w:val="none" w:sz="0" w:space="0" w:color="auto"/>
      </w:divBdr>
    </w:div>
    <w:div w:id="938178713">
      <w:marLeft w:val="640"/>
      <w:marRight w:val="0"/>
      <w:marTop w:val="0"/>
      <w:marBottom w:val="0"/>
      <w:divBdr>
        <w:top w:val="none" w:sz="0" w:space="0" w:color="auto"/>
        <w:left w:val="none" w:sz="0" w:space="0" w:color="auto"/>
        <w:bottom w:val="none" w:sz="0" w:space="0" w:color="auto"/>
        <w:right w:val="none" w:sz="0" w:space="0" w:color="auto"/>
      </w:divBdr>
    </w:div>
    <w:div w:id="942080029">
      <w:marLeft w:val="640"/>
      <w:marRight w:val="0"/>
      <w:marTop w:val="0"/>
      <w:marBottom w:val="0"/>
      <w:divBdr>
        <w:top w:val="none" w:sz="0" w:space="0" w:color="auto"/>
        <w:left w:val="none" w:sz="0" w:space="0" w:color="auto"/>
        <w:bottom w:val="none" w:sz="0" w:space="0" w:color="auto"/>
        <w:right w:val="none" w:sz="0" w:space="0" w:color="auto"/>
      </w:divBdr>
    </w:div>
    <w:div w:id="942495585">
      <w:marLeft w:val="640"/>
      <w:marRight w:val="0"/>
      <w:marTop w:val="0"/>
      <w:marBottom w:val="0"/>
      <w:divBdr>
        <w:top w:val="none" w:sz="0" w:space="0" w:color="auto"/>
        <w:left w:val="none" w:sz="0" w:space="0" w:color="auto"/>
        <w:bottom w:val="none" w:sz="0" w:space="0" w:color="auto"/>
        <w:right w:val="none" w:sz="0" w:space="0" w:color="auto"/>
      </w:divBdr>
    </w:div>
    <w:div w:id="944462815">
      <w:marLeft w:val="640"/>
      <w:marRight w:val="0"/>
      <w:marTop w:val="0"/>
      <w:marBottom w:val="0"/>
      <w:divBdr>
        <w:top w:val="none" w:sz="0" w:space="0" w:color="auto"/>
        <w:left w:val="none" w:sz="0" w:space="0" w:color="auto"/>
        <w:bottom w:val="none" w:sz="0" w:space="0" w:color="auto"/>
        <w:right w:val="none" w:sz="0" w:space="0" w:color="auto"/>
      </w:divBdr>
    </w:div>
    <w:div w:id="951324782">
      <w:marLeft w:val="640"/>
      <w:marRight w:val="0"/>
      <w:marTop w:val="0"/>
      <w:marBottom w:val="0"/>
      <w:divBdr>
        <w:top w:val="none" w:sz="0" w:space="0" w:color="auto"/>
        <w:left w:val="none" w:sz="0" w:space="0" w:color="auto"/>
        <w:bottom w:val="none" w:sz="0" w:space="0" w:color="auto"/>
        <w:right w:val="none" w:sz="0" w:space="0" w:color="auto"/>
      </w:divBdr>
    </w:div>
    <w:div w:id="954096003">
      <w:marLeft w:val="640"/>
      <w:marRight w:val="0"/>
      <w:marTop w:val="0"/>
      <w:marBottom w:val="0"/>
      <w:divBdr>
        <w:top w:val="none" w:sz="0" w:space="0" w:color="auto"/>
        <w:left w:val="none" w:sz="0" w:space="0" w:color="auto"/>
        <w:bottom w:val="none" w:sz="0" w:space="0" w:color="auto"/>
        <w:right w:val="none" w:sz="0" w:space="0" w:color="auto"/>
      </w:divBdr>
    </w:div>
    <w:div w:id="971134133">
      <w:marLeft w:val="640"/>
      <w:marRight w:val="0"/>
      <w:marTop w:val="0"/>
      <w:marBottom w:val="0"/>
      <w:divBdr>
        <w:top w:val="none" w:sz="0" w:space="0" w:color="auto"/>
        <w:left w:val="none" w:sz="0" w:space="0" w:color="auto"/>
        <w:bottom w:val="none" w:sz="0" w:space="0" w:color="auto"/>
        <w:right w:val="none" w:sz="0" w:space="0" w:color="auto"/>
      </w:divBdr>
    </w:div>
    <w:div w:id="975723984">
      <w:marLeft w:val="640"/>
      <w:marRight w:val="0"/>
      <w:marTop w:val="0"/>
      <w:marBottom w:val="0"/>
      <w:divBdr>
        <w:top w:val="none" w:sz="0" w:space="0" w:color="auto"/>
        <w:left w:val="none" w:sz="0" w:space="0" w:color="auto"/>
        <w:bottom w:val="none" w:sz="0" w:space="0" w:color="auto"/>
        <w:right w:val="none" w:sz="0" w:space="0" w:color="auto"/>
      </w:divBdr>
    </w:div>
    <w:div w:id="979765460">
      <w:marLeft w:val="640"/>
      <w:marRight w:val="0"/>
      <w:marTop w:val="0"/>
      <w:marBottom w:val="0"/>
      <w:divBdr>
        <w:top w:val="none" w:sz="0" w:space="0" w:color="auto"/>
        <w:left w:val="none" w:sz="0" w:space="0" w:color="auto"/>
        <w:bottom w:val="none" w:sz="0" w:space="0" w:color="auto"/>
        <w:right w:val="none" w:sz="0" w:space="0" w:color="auto"/>
      </w:divBdr>
    </w:div>
    <w:div w:id="983968370">
      <w:marLeft w:val="640"/>
      <w:marRight w:val="0"/>
      <w:marTop w:val="0"/>
      <w:marBottom w:val="0"/>
      <w:divBdr>
        <w:top w:val="none" w:sz="0" w:space="0" w:color="auto"/>
        <w:left w:val="none" w:sz="0" w:space="0" w:color="auto"/>
        <w:bottom w:val="none" w:sz="0" w:space="0" w:color="auto"/>
        <w:right w:val="none" w:sz="0" w:space="0" w:color="auto"/>
      </w:divBdr>
    </w:div>
    <w:div w:id="991251580">
      <w:marLeft w:val="640"/>
      <w:marRight w:val="0"/>
      <w:marTop w:val="0"/>
      <w:marBottom w:val="0"/>
      <w:divBdr>
        <w:top w:val="none" w:sz="0" w:space="0" w:color="auto"/>
        <w:left w:val="none" w:sz="0" w:space="0" w:color="auto"/>
        <w:bottom w:val="none" w:sz="0" w:space="0" w:color="auto"/>
        <w:right w:val="none" w:sz="0" w:space="0" w:color="auto"/>
      </w:divBdr>
    </w:div>
    <w:div w:id="993751949">
      <w:marLeft w:val="640"/>
      <w:marRight w:val="0"/>
      <w:marTop w:val="0"/>
      <w:marBottom w:val="0"/>
      <w:divBdr>
        <w:top w:val="none" w:sz="0" w:space="0" w:color="auto"/>
        <w:left w:val="none" w:sz="0" w:space="0" w:color="auto"/>
        <w:bottom w:val="none" w:sz="0" w:space="0" w:color="auto"/>
        <w:right w:val="none" w:sz="0" w:space="0" w:color="auto"/>
      </w:divBdr>
    </w:div>
    <w:div w:id="1001933253">
      <w:marLeft w:val="640"/>
      <w:marRight w:val="0"/>
      <w:marTop w:val="0"/>
      <w:marBottom w:val="0"/>
      <w:divBdr>
        <w:top w:val="none" w:sz="0" w:space="0" w:color="auto"/>
        <w:left w:val="none" w:sz="0" w:space="0" w:color="auto"/>
        <w:bottom w:val="none" w:sz="0" w:space="0" w:color="auto"/>
        <w:right w:val="none" w:sz="0" w:space="0" w:color="auto"/>
      </w:divBdr>
    </w:div>
    <w:div w:id="1002590999">
      <w:marLeft w:val="640"/>
      <w:marRight w:val="0"/>
      <w:marTop w:val="0"/>
      <w:marBottom w:val="0"/>
      <w:divBdr>
        <w:top w:val="none" w:sz="0" w:space="0" w:color="auto"/>
        <w:left w:val="none" w:sz="0" w:space="0" w:color="auto"/>
        <w:bottom w:val="none" w:sz="0" w:space="0" w:color="auto"/>
        <w:right w:val="none" w:sz="0" w:space="0" w:color="auto"/>
      </w:divBdr>
    </w:div>
    <w:div w:id="1004556794">
      <w:marLeft w:val="640"/>
      <w:marRight w:val="0"/>
      <w:marTop w:val="0"/>
      <w:marBottom w:val="0"/>
      <w:divBdr>
        <w:top w:val="none" w:sz="0" w:space="0" w:color="auto"/>
        <w:left w:val="none" w:sz="0" w:space="0" w:color="auto"/>
        <w:bottom w:val="none" w:sz="0" w:space="0" w:color="auto"/>
        <w:right w:val="none" w:sz="0" w:space="0" w:color="auto"/>
      </w:divBdr>
    </w:div>
    <w:div w:id="1006520102">
      <w:marLeft w:val="640"/>
      <w:marRight w:val="0"/>
      <w:marTop w:val="0"/>
      <w:marBottom w:val="0"/>
      <w:divBdr>
        <w:top w:val="none" w:sz="0" w:space="0" w:color="auto"/>
        <w:left w:val="none" w:sz="0" w:space="0" w:color="auto"/>
        <w:bottom w:val="none" w:sz="0" w:space="0" w:color="auto"/>
        <w:right w:val="none" w:sz="0" w:space="0" w:color="auto"/>
      </w:divBdr>
    </w:div>
    <w:div w:id="1007562575">
      <w:marLeft w:val="640"/>
      <w:marRight w:val="0"/>
      <w:marTop w:val="0"/>
      <w:marBottom w:val="0"/>
      <w:divBdr>
        <w:top w:val="none" w:sz="0" w:space="0" w:color="auto"/>
        <w:left w:val="none" w:sz="0" w:space="0" w:color="auto"/>
        <w:bottom w:val="none" w:sz="0" w:space="0" w:color="auto"/>
        <w:right w:val="none" w:sz="0" w:space="0" w:color="auto"/>
      </w:divBdr>
    </w:div>
    <w:div w:id="1010716682">
      <w:marLeft w:val="640"/>
      <w:marRight w:val="0"/>
      <w:marTop w:val="0"/>
      <w:marBottom w:val="0"/>
      <w:divBdr>
        <w:top w:val="none" w:sz="0" w:space="0" w:color="auto"/>
        <w:left w:val="none" w:sz="0" w:space="0" w:color="auto"/>
        <w:bottom w:val="none" w:sz="0" w:space="0" w:color="auto"/>
        <w:right w:val="none" w:sz="0" w:space="0" w:color="auto"/>
      </w:divBdr>
    </w:div>
    <w:div w:id="1011764231">
      <w:marLeft w:val="640"/>
      <w:marRight w:val="0"/>
      <w:marTop w:val="0"/>
      <w:marBottom w:val="0"/>
      <w:divBdr>
        <w:top w:val="none" w:sz="0" w:space="0" w:color="auto"/>
        <w:left w:val="none" w:sz="0" w:space="0" w:color="auto"/>
        <w:bottom w:val="none" w:sz="0" w:space="0" w:color="auto"/>
        <w:right w:val="none" w:sz="0" w:space="0" w:color="auto"/>
      </w:divBdr>
    </w:div>
    <w:div w:id="1011877096">
      <w:marLeft w:val="640"/>
      <w:marRight w:val="0"/>
      <w:marTop w:val="0"/>
      <w:marBottom w:val="0"/>
      <w:divBdr>
        <w:top w:val="none" w:sz="0" w:space="0" w:color="auto"/>
        <w:left w:val="none" w:sz="0" w:space="0" w:color="auto"/>
        <w:bottom w:val="none" w:sz="0" w:space="0" w:color="auto"/>
        <w:right w:val="none" w:sz="0" w:space="0" w:color="auto"/>
      </w:divBdr>
    </w:div>
    <w:div w:id="1012102698">
      <w:marLeft w:val="640"/>
      <w:marRight w:val="0"/>
      <w:marTop w:val="0"/>
      <w:marBottom w:val="0"/>
      <w:divBdr>
        <w:top w:val="none" w:sz="0" w:space="0" w:color="auto"/>
        <w:left w:val="none" w:sz="0" w:space="0" w:color="auto"/>
        <w:bottom w:val="none" w:sz="0" w:space="0" w:color="auto"/>
        <w:right w:val="none" w:sz="0" w:space="0" w:color="auto"/>
      </w:divBdr>
    </w:div>
    <w:div w:id="1022364258">
      <w:marLeft w:val="640"/>
      <w:marRight w:val="0"/>
      <w:marTop w:val="0"/>
      <w:marBottom w:val="0"/>
      <w:divBdr>
        <w:top w:val="none" w:sz="0" w:space="0" w:color="auto"/>
        <w:left w:val="none" w:sz="0" w:space="0" w:color="auto"/>
        <w:bottom w:val="none" w:sz="0" w:space="0" w:color="auto"/>
        <w:right w:val="none" w:sz="0" w:space="0" w:color="auto"/>
      </w:divBdr>
    </w:div>
    <w:div w:id="1027634118">
      <w:marLeft w:val="640"/>
      <w:marRight w:val="0"/>
      <w:marTop w:val="0"/>
      <w:marBottom w:val="0"/>
      <w:divBdr>
        <w:top w:val="none" w:sz="0" w:space="0" w:color="auto"/>
        <w:left w:val="none" w:sz="0" w:space="0" w:color="auto"/>
        <w:bottom w:val="none" w:sz="0" w:space="0" w:color="auto"/>
        <w:right w:val="none" w:sz="0" w:space="0" w:color="auto"/>
      </w:divBdr>
    </w:div>
    <w:div w:id="1033920415">
      <w:marLeft w:val="640"/>
      <w:marRight w:val="0"/>
      <w:marTop w:val="0"/>
      <w:marBottom w:val="0"/>
      <w:divBdr>
        <w:top w:val="none" w:sz="0" w:space="0" w:color="auto"/>
        <w:left w:val="none" w:sz="0" w:space="0" w:color="auto"/>
        <w:bottom w:val="none" w:sz="0" w:space="0" w:color="auto"/>
        <w:right w:val="none" w:sz="0" w:space="0" w:color="auto"/>
      </w:divBdr>
    </w:div>
    <w:div w:id="1035928678">
      <w:marLeft w:val="640"/>
      <w:marRight w:val="0"/>
      <w:marTop w:val="0"/>
      <w:marBottom w:val="0"/>
      <w:divBdr>
        <w:top w:val="none" w:sz="0" w:space="0" w:color="auto"/>
        <w:left w:val="none" w:sz="0" w:space="0" w:color="auto"/>
        <w:bottom w:val="none" w:sz="0" w:space="0" w:color="auto"/>
        <w:right w:val="none" w:sz="0" w:space="0" w:color="auto"/>
      </w:divBdr>
    </w:div>
    <w:div w:id="1039818838">
      <w:bodyDiv w:val="1"/>
      <w:marLeft w:val="0"/>
      <w:marRight w:val="0"/>
      <w:marTop w:val="0"/>
      <w:marBottom w:val="0"/>
      <w:divBdr>
        <w:top w:val="none" w:sz="0" w:space="0" w:color="auto"/>
        <w:left w:val="none" w:sz="0" w:space="0" w:color="auto"/>
        <w:bottom w:val="none" w:sz="0" w:space="0" w:color="auto"/>
        <w:right w:val="none" w:sz="0" w:space="0" w:color="auto"/>
      </w:divBdr>
      <w:divsChild>
        <w:div w:id="936211639">
          <w:marLeft w:val="0"/>
          <w:marRight w:val="0"/>
          <w:marTop w:val="0"/>
          <w:marBottom w:val="0"/>
          <w:divBdr>
            <w:top w:val="none" w:sz="0" w:space="0" w:color="auto"/>
            <w:left w:val="none" w:sz="0" w:space="0" w:color="auto"/>
            <w:bottom w:val="none" w:sz="0" w:space="0" w:color="auto"/>
            <w:right w:val="none" w:sz="0" w:space="0" w:color="auto"/>
          </w:divBdr>
          <w:divsChild>
            <w:div w:id="1400833613">
              <w:marLeft w:val="0"/>
              <w:marRight w:val="0"/>
              <w:marTop w:val="0"/>
              <w:marBottom w:val="0"/>
              <w:divBdr>
                <w:top w:val="none" w:sz="0" w:space="0" w:color="auto"/>
                <w:left w:val="none" w:sz="0" w:space="0" w:color="auto"/>
                <w:bottom w:val="none" w:sz="0" w:space="0" w:color="auto"/>
                <w:right w:val="none" w:sz="0" w:space="0" w:color="auto"/>
              </w:divBdr>
              <w:divsChild>
                <w:div w:id="58715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61061">
      <w:marLeft w:val="640"/>
      <w:marRight w:val="0"/>
      <w:marTop w:val="0"/>
      <w:marBottom w:val="0"/>
      <w:divBdr>
        <w:top w:val="none" w:sz="0" w:space="0" w:color="auto"/>
        <w:left w:val="none" w:sz="0" w:space="0" w:color="auto"/>
        <w:bottom w:val="none" w:sz="0" w:space="0" w:color="auto"/>
        <w:right w:val="none" w:sz="0" w:space="0" w:color="auto"/>
      </w:divBdr>
    </w:div>
    <w:div w:id="1041200561">
      <w:marLeft w:val="640"/>
      <w:marRight w:val="0"/>
      <w:marTop w:val="0"/>
      <w:marBottom w:val="0"/>
      <w:divBdr>
        <w:top w:val="none" w:sz="0" w:space="0" w:color="auto"/>
        <w:left w:val="none" w:sz="0" w:space="0" w:color="auto"/>
        <w:bottom w:val="none" w:sz="0" w:space="0" w:color="auto"/>
        <w:right w:val="none" w:sz="0" w:space="0" w:color="auto"/>
      </w:divBdr>
    </w:div>
    <w:div w:id="1042824611">
      <w:marLeft w:val="640"/>
      <w:marRight w:val="0"/>
      <w:marTop w:val="0"/>
      <w:marBottom w:val="0"/>
      <w:divBdr>
        <w:top w:val="none" w:sz="0" w:space="0" w:color="auto"/>
        <w:left w:val="none" w:sz="0" w:space="0" w:color="auto"/>
        <w:bottom w:val="none" w:sz="0" w:space="0" w:color="auto"/>
        <w:right w:val="none" w:sz="0" w:space="0" w:color="auto"/>
      </w:divBdr>
    </w:div>
    <w:div w:id="1044063365">
      <w:marLeft w:val="640"/>
      <w:marRight w:val="0"/>
      <w:marTop w:val="0"/>
      <w:marBottom w:val="0"/>
      <w:divBdr>
        <w:top w:val="none" w:sz="0" w:space="0" w:color="auto"/>
        <w:left w:val="none" w:sz="0" w:space="0" w:color="auto"/>
        <w:bottom w:val="none" w:sz="0" w:space="0" w:color="auto"/>
        <w:right w:val="none" w:sz="0" w:space="0" w:color="auto"/>
      </w:divBdr>
    </w:div>
    <w:div w:id="1044257312">
      <w:marLeft w:val="640"/>
      <w:marRight w:val="0"/>
      <w:marTop w:val="0"/>
      <w:marBottom w:val="0"/>
      <w:divBdr>
        <w:top w:val="none" w:sz="0" w:space="0" w:color="auto"/>
        <w:left w:val="none" w:sz="0" w:space="0" w:color="auto"/>
        <w:bottom w:val="none" w:sz="0" w:space="0" w:color="auto"/>
        <w:right w:val="none" w:sz="0" w:space="0" w:color="auto"/>
      </w:divBdr>
    </w:div>
    <w:div w:id="1044596723">
      <w:marLeft w:val="640"/>
      <w:marRight w:val="0"/>
      <w:marTop w:val="0"/>
      <w:marBottom w:val="0"/>
      <w:divBdr>
        <w:top w:val="none" w:sz="0" w:space="0" w:color="auto"/>
        <w:left w:val="none" w:sz="0" w:space="0" w:color="auto"/>
        <w:bottom w:val="none" w:sz="0" w:space="0" w:color="auto"/>
        <w:right w:val="none" w:sz="0" w:space="0" w:color="auto"/>
      </w:divBdr>
    </w:div>
    <w:div w:id="1046687393">
      <w:marLeft w:val="640"/>
      <w:marRight w:val="0"/>
      <w:marTop w:val="0"/>
      <w:marBottom w:val="0"/>
      <w:divBdr>
        <w:top w:val="none" w:sz="0" w:space="0" w:color="auto"/>
        <w:left w:val="none" w:sz="0" w:space="0" w:color="auto"/>
        <w:bottom w:val="none" w:sz="0" w:space="0" w:color="auto"/>
        <w:right w:val="none" w:sz="0" w:space="0" w:color="auto"/>
      </w:divBdr>
    </w:div>
    <w:div w:id="1047530594">
      <w:marLeft w:val="640"/>
      <w:marRight w:val="0"/>
      <w:marTop w:val="0"/>
      <w:marBottom w:val="0"/>
      <w:divBdr>
        <w:top w:val="none" w:sz="0" w:space="0" w:color="auto"/>
        <w:left w:val="none" w:sz="0" w:space="0" w:color="auto"/>
        <w:bottom w:val="none" w:sz="0" w:space="0" w:color="auto"/>
        <w:right w:val="none" w:sz="0" w:space="0" w:color="auto"/>
      </w:divBdr>
    </w:div>
    <w:div w:id="1050688021">
      <w:marLeft w:val="640"/>
      <w:marRight w:val="0"/>
      <w:marTop w:val="0"/>
      <w:marBottom w:val="0"/>
      <w:divBdr>
        <w:top w:val="none" w:sz="0" w:space="0" w:color="auto"/>
        <w:left w:val="none" w:sz="0" w:space="0" w:color="auto"/>
        <w:bottom w:val="none" w:sz="0" w:space="0" w:color="auto"/>
        <w:right w:val="none" w:sz="0" w:space="0" w:color="auto"/>
      </w:divBdr>
    </w:div>
    <w:div w:id="1064186231">
      <w:marLeft w:val="640"/>
      <w:marRight w:val="0"/>
      <w:marTop w:val="0"/>
      <w:marBottom w:val="0"/>
      <w:divBdr>
        <w:top w:val="none" w:sz="0" w:space="0" w:color="auto"/>
        <w:left w:val="none" w:sz="0" w:space="0" w:color="auto"/>
        <w:bottom w:val="none" w:sz="0" w:space="0" w:color="auto"/>
        <w:right w:val="none" w:sz="0" w:space="0" w:color="auto"/>
      </w:divBdr>
    </w:div>
    <w:div w:id="1064720721">
      <w:marLeft w:val="640"/>
      <w:marRight w:val="0"/>
      <w:marTop w:val="0"/>
      <w:marBottom w:val="0"/>
      <w:divBdr>
        <w:top w:val="none" w:sz="0" w:space="0" w:color="auto"/>
        <w:left w:val="none" w:sz="0" w:space="0" w:color="auto"/>
        <w:bottom w:val="none" w:sz="0" w:space="0" w:color="auto"/>
        <w:right w:val="none" w:sz="0" w:space="0" w:color="auto"/>
      </w:divBdr>
    </w:div>
    <w:div w:id="1070227332">
      <w:bodyDiv w:val="1"/>
      <w:marLeft w:val="0"/>
      <w:marRight w:val="0"/>
      <w:marTop w:val="0"/>
      <w:marBottom w:val="0"/>
      <w:divBdr>
        <w:top w:val="none" w:sz="0" w:space="0" w:color="auto"/>
        <w:left w:val="none" w:sz="0" w:space="0" w:color="auto"/>
        <w:bottom w:val="none" w:sz="0" w:space="0" w:color="auto"/>
        <w:right w:val="none" w:sz="0" w:space="0" w:color="auto"/>
      </w:divBdr>
    </w:div>
    <w:div w:id="1070693223">
      <w:marLeft w:val="640"/>
      <w:marRight w:val="0"/>
      <w:marTop w:val="0"/>
      <w:marBottom w:val="0"/>
      <w:divBdr>
        <w:top w:val="none" w:sz="0" w:space="0" w:color="auto"/>
        <w:left w:val="none" w:sz="0" w:space="0" w:color="auto"/>
        <w:bottom w:val="none" w:sz="0" w:space="0" w:color="auto"/>
        <w:right w:val="none" w:sz="0" w:space="0" w:color="auto"/>
      </w:divBdr>
    </w:div>
    <w:div w:id="1073116089">
      <w:marLeft w:val="640"/>
      <w:marRight w:val="0"/>
      <w:marTop w:val="0"/>
      <w:marBottom w:val="0"/>
      <w:divBdr>
        <w:top w:val="none" w:sz="0" w:space="0" w:color="auto"/>
        <w:left w:val="none" w:sz="0" w:space="0" w:color="auto"/>
        <w:bottom w:val="none" w:sz="0" w:space="0" w:color="auto"/>
        <w:right w:val="none" w:sz="0" w:space="0" w:color="auto"/>
      </w:divBdr>
    </w:div>
    <w:div w:id="1074088839">
      <w:bodyDiv w:val="1"/>
      <w:marLeft w:val="0"/>
      <w:marRight w:val="0"/>
      <w:marTop w:val="0"/>
      <w:marBottom w:val="0"/>
      <w:divBdr>
        <w:top w:val="none" w:sz="0" w:space="0" w:color="auto"/>
        <w:left w:val="none" w:sz="0" w:space="0" w:color="auto"/>
        <w:bottom w:val="none" w:sz="0" w:space="0" w:color="auto"/>
        <w:right w:val="none" w:sz="0" w:space="0" w:color="auto"/>
      </w:divBdr>
      <w:divsChild>
        <w:div w:id="1496528825">
          <w:marLeft w:val="0"/>
          <w:marRight w:val="0"/>
          <w:marTop w:val="0"/>
          <w:marBottom w:val="0"/>
          <w:divBdr>
            <w:top w:val="none" w:sz="0" w:space="0" w:color="auto"/>
            <w:left w:val="none" w:sz="0" w:space="0" w:color="auto"/>
            <w:bottom w:val="none" w:sz="0" w:space="0" w:color="auto"/>
            <w:right w:val="none" w:sz="0" w:space="0" w:color="auto"/>
          </w:divBdr>
          <w:divsChild>
            <w:div w:id="737245922">
              <w:marLeft w:val="0"/>
              <w:marRight w:val="0"/>
              <w:marTop w:val="0"/>
              <w:marBottom w:val="0"/>
              <w:divBdr>
                <w:top w:val="none" w:sz="0" w:space="0" w:color="auto"/>
                <w:left w:val="none" w:sz="0" w:space="0" w:color="auto"/>
                <w:bottom w:val="none" w:sz="0" w:space="0" w:color="auto"/>
                <w:right w:val="none" w:sz="0" w:space="0" w:color="auto"/>
              </w:divBdr>
              <w:divsChild>
                <w:div w:id="155458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566208">
      <w:marLeft w:val="640"/>
      <w:marRight w:val="0"/>
      <w:marTop w:val="0"/>
      <w:marBottom w:val="0"/>
      <w:divBdr>
        <w:top w:val="none" w:sz="0" w:space="0" w:color="auto"/>
        <w:left w:val="none" w:sz="0" w:space="0" w:color="auto"/>
        <w:bottom w:val="none" w:sz="0" w:space="0" w:color="auto"/>
        <w:right w:val="none" w:sz="0" w:space="0" w:color="auto"/>
      </w:divBdr>
    </w:div>
    <w:div w:id="1080903957">
      <w:marLeft w:val="640"/>
      <w:marRight w:val="0"/>
      <w:marTop w:val="0"/>
      <w:marBottom w:val="0"/>
      <w:divBdr>
        <w:top w:val="none" w:sz="0" w:space="0" w:color="auto"/>
        <w:left w:val="none" w:sz="0" w:space="0" w:color="auto"/>
        <w:bottom w:val="none" w:sz="0" w:space="0" w:color="auto"/>
        <w:right w:val="none" w:sz="0" w:space="0" w:color="auto"/>
      </w:divBdr>
    </w:div>
    <w:div w:id="1085607553">
      <w:marLeft w:val="640"/>
      <w:marRight w:val="0"/>
      <w:marTop w:val="0"/>
      <w:marBottom w:val="0"/>
      <w:divBdr>
        <w:top w:val="none" w:sz="0" w:space="0" w:color="auto"/>
        <w:left w:val="none" w:sz="0" w:space="0" w:color="auto"/>
        <w:bottom w:val="none" w:sz="0" w:space="0" w:color="auto"/>
        <w:right w:val="none" w:sz="0" w:space="0" w:color="auto"/>
      </w:divBdr>
    </w:div>
    <w:div w:id="1086347836">
      <w:marLeft w:val="640"/>
      <w:marRight w:val="0"/>
      <w:marTop w:val="0"/>
      <w:marBottom w:val="0"/>
      <w:divBdr>
        <w:top w:val="none" w:sz="0" w:space="0" w:color="auto"/>
        <w:left w:val="none" w:sz="0" w:space="0" w:color="auto"/>
        <w:bottom w:val="none" w:sz="0" w:space="0" w:color="auto"/>
        <w:right w:val="none" w:sz="0" w:space="0" w:color="auto"/>
      </w:divBdr>
    </w:div>
    <w:div w:id="1089280185">
      <w:marLeft w:val="640"/>
      <w:marRight w:val="0"/>
      <w:marTop w:val="0"/>
      <w:marBottom w:val="0"/>
      <w:divBdr>
        <w:top w:val="none" w:sz="0" w:space="0" w:color="auto"/>
        <w:left w:val="none" w:sz="0" w:space="0" w:color="auto"/>
        <w:bottom w:val="none" w:sz="0" w:space="0" w:color="auto"/>
        <w:right w:val="none" w:sz="0" w:space="0" w:color="auto"/>
      </w:divBdr>
    </w:div>
    <w:div w:id="1095902458">
      <w:marLeft w:val="640"/>
      <w:marRight w:val="0"/>
      <w:marTop w:val="0"/>
      <w:marBottom w:val="0"/>
      <w:divBdr>
        <w:top w:val="none" w:sz="0" w:space="0" w:color="auto"/>
        <w:left w:val="none" w:sz="0" w:space="0" w:color="auto"/>
        <w:bottom w:val="none" w:sz="0" w:space="0" w:color="auto"/>
        <w:right w:val="none" w:sz="0" w:space="0" w:color="auto"/>
      </w:divBdr>
    </w:div>
    <w:div w:id="1096902383">
      <w:marLeft w:val="640"/>
      <w:marRight w:val="0"/>
      <w:marTop w:val="0"/>
      <w:marBottom w:val="0"/>
      <w:divBdr>
        <w:top w:val="none" w:sz="0" w:space="0" w:color="auto"/>
        <w:left w:val="none" w:sz="0" w:space="0" w:color="auto"/>
        <w:bottom w:val="none" w:sz="0" w:space="0" w:color="auto"/>
        <w:right w:val="none" w:sz="0" w:space="0" w:color="auto"/>
      </w:divBdr>
    </w:div>
    <w:div w:id="1097604055">
      <w:marLeft w:val="640"/>
      <w:marRight w:val="0"/>
      <w:marTop w:val="0"/>
      <w:marBottom w:val="0"/>
      <w:divBdr>
        <w:top w:val="none" w:sz="0" w:space="0" w:color="auto"/>
        <w:left w:val="none" w:sz="0" w:space="0" w:color="auto"/>
        <w:bottom w:val="none" w:sz="0" w:space="0" w:color="auto"/>
        <w:right w:val="none" w:sz="0" w:space="0" w:color="auto"/>
      </w:divBdr>
    </w:div>
    <w:div w:id="1101027723">
      <w:marLeft w:val="640"/>
      <w:marRight w:val="0"/>
      <w:marTop w:val="0"/>
      <w:marBottom w:val="0"/>
      <w:divBdr>
        <w:top w:val="none" w:sz="0" w:space="0" w:color="auto"/>
        <w:left w:val="none" w:sz="0" w:space="0" w:color="auto"/>
        <w:bottom w:val="none" w:sz="0" w:space="0" w:color="auto"/>
        <w:right w:val="none" w:sz="0" w:space="0" w:color="auto"/>
      </w:divBdr>
    </w:div>
    <w:div w:id="1103306280">
      <w:marLeft w:val="640"/>
      <w:marRight w:val="0"/>
      <w:marTop w:val="0"/>
      <w:marBottom w:val="0"/>
      <w:divBdr>
        <w:top w:val="none" w:sz="0" w:space="0" w:color="auto"/>
        <w:left w:val="none" w:sz="0" w:space="0" w:color="auto"/>
        <w:bottom w:val="none" w:sz="0" w:space="0" w:color="auto"/>
        <w:right w:val="none" w:sz="0" w:space="0" w:color="auto"/>
      </w:divBdr>
    </w:div>
    <w:div w:id="1106313815">
      <w:marLeft w:val="640"/>
      <w:marRight w:val="0"/>
      <w:marTop w:val="0"/>
      <w:marBottom w:val="0"/>
      <w:divBdr>
        <w:top w:val="none" w:sz="0" w:space="0" w:color="auto"/>
        <w:left w:val="none" w:sz="0" w:space="0" w:color="auto"/>
        <w:bottom w:val="none" w:sz="0" w:space="0" w:color="auto"/>
        <w:right w:val="none" w:sz="0" w:space="0" w:color="auto"/>
      </w:divBdr>
    </w:div>
    <w:div w:id="1109930274">
      <w:marLeft w:val="640"/>
      <w:marRight w:val="0"/>
      <w:marTop w:val="0"/>
      <w:marBottom w:val="0"/>
      <w:divBdr>
        <w:top w:val="none" w:sz="0" w:space="0" w:color="auto"/>
        <w:left w:val="none" w:sz="0" w:space="0" w:color="auto"/>
        <w:bottom w:val="none" w:sz="0" w:space="0" w:color="auto"/>
        <w:right w:val="none" w:sz="0" w:space="0" w:color="auto"/>
      </w:divBdr>
    </w:div>
    <w:div w:id="1115441793">
      <w:marLeft w:val="640"/>
      <w:marRight w:val="0"/>
      <w:marTop w:val="0"/>
      <w:marBottom w:val="0"/>
      <w:divBdr>
        <w:top w:val="none" w:sz="0" w:space="0" w:color="auto"/>
        <w:left w:val="none" w:sz="0" w:space="0" w:color="auto"/>
        <w:bottom w:val="none" w:sz="0" w:space="0" w:color="auto"/>
        <w:right w:val="none" w:sz="0" w:space="0" w:color="auto"/>
      </w:divBdr>
    </w:div>
    <w:div w:id="1123691859">
      <w:marLeft w:val="640"/>
      <w:marRight w:val="0"/>
      <w:marTop w:val="0"/>
      <w:marBottom w:val="0"/>
      <w:divBdr>
        <w:top w:val="none" w:sz="0" w:space="0" w:color="auto"/>
        <w:left w:val="none" w:sz="0" w:space="0" w:color="auto"/>
        <w:bottom w:val="none" w:sz="0" w:space="0" w:color="auto"/>
        <w:right w:val="none" w:sz="0" w:space="0" w:color="auto"/>
      </w:divBdr>
    </w:div>
    <w:div w:id="1128744703">
      <w:marLeft w:val="640"/>
      <w:marRight w:val="0"/>
      <w:marTop w:val="0"/>
      <w:marBottom w:val="0"/>
      <w:divBdr>
        <w:top w:val="none" w:sz="0" w:space="0" w:color="auto"/>
        <w:left w:val="none" w:sz="0" w:space="0" w:color="auto"/>
        <w:bottom w:val="none" w:sz="0" w:space="0" w:color="auto"/>
        <w:right w:val="none" w:sz="0" w:space="0" w:color="auto"/>
      </w:divBdr>
    </w:div>
    <w:div w:id="1129203257">
      <w:marLeft w:val="640"/>
      <w:marRight w:val="0"/>
      <w:marTop w:val="0"/>
      <w:marBottom w:val="0"/>
      <w:divBdr>
        <w:top w:val="none" w:sz="0" w:space="0" w:color="auto"/>
        <w:left w:val="none" w:sz="0" w:space="0" w:color="auto"/>
        <w:bottom w:val="none" w:sz="0" w:space="0" w:color="auto"/>
        <w:right w:val="none" w:sz="0" w:space="0" w:color="auto"/>
      </w:divBdr>
    </w:div>
    <w:div w:id="1130123496">
      <w:marLeft w:val="640"/>
      <w:marRight w:val="0"/>
      <w:marTop w:val="0"/>
      <w:marBottom w:val="0"/>
      <w:divBdr>
        <w:top w:val="none" w:sz="0" w:space="0" w:color="auto"/>
        <w:left w:val="none" w:sz="0" w:space="0" w:color="auto"/>
        <w:bottom w:val="none" w:sz="0" w:space="0" w:color="auto"/>
        <w:right w:val="none" w:sz="0" w:space="0" w:color="auto"/>
      </w:divBdr>
    </w:div>
    <w:div w:id="1132406328">
      <w:marLeft w:val="640"/>
      <w:marRight w:val="0"/>
      <w:marTop w:val="0"/>
      <w:marBottom w:val="0"/>
      <w:divBdr>
        <w:top w:val="none" w:sz="0" w:space="0" w:color="auto"/>
        <w:left w:val="none" w:sz="0" w:space="0" w:color="auto"/>
        <w:bottom w:val="none" w:sz="0" w:space="0" w:color="auto"/>
        <w:right w:val="none" w:sz="0" w:space="0" w:color="auto"/>
      </w:divBdr>
    </w:div>
    <w:div w:id="1133250542">
      <w:marLeft w:val="640"/>
      <w:marRight w:val="0"/>
      <w:marTop w:val="0"/>
      <w:marBottom w:val="0"/>
      <w:divBdr>
        <w:top w:val="none" w:sz="0" w:space="0" w:color="auto"/>
        <w:left w:val="none" w:sz="0" w:space="0" w:color="auto"/>
        <w:bottom w:val="none" w:sz="0" w:space="0" w:color="auto"/>
        <w:right w:val="none" w:sz="0" w:space="0" w:color="auto"/>
      </w:divBdr>
    </w:div>
    <w:div w:id="1135562558">
      <w:bodyDiv w:val="1"/>
      <w:marLeft w:val="0"/>
      <w:marRight w:val="0"/>
      <w:marTop w:val="0"/>
      <w:marBottom w:val="0"/>
      <w:divBdr>
        <w:top w:val="none" w:sz="0" w:space="0" w:color="auto"/>
        <w:left w:val="none" w:sz="0" w:space="0" w:color="auto"/>
        <w:bottom w:val="none" w:sz="0" w:space="0" w:color="auto"/>
        <w:right w:val="none" w:sz="0" w:space="0" w:color="auto"/>
      </w:divBdr>
    </w:div>
    <w:div w:id="1136486034">
      <w:marLeft w:val="640"/>
      <w:marRight w:val="0"/>
      <w:marTop w:val="0"/>
      <w:marBottom w:val="0"/>
      <w:divBdr>
        <w:top w:val="none" w:sz="0" w:space="0" w:color="auto"/>
        <w:left w:val="none" w:sz="0" w:space="0" w:color="auto"/>
        <w:bottom w:val="none" w:sz="0" w:space="0" w:color="auto"/>
        <w:right w:val="none" w:sz="0" w:space="0" w:color="auto"/>
      </w:divBdr>
    </w:div>
    <w:div w:id="1138496694">
      <w:marLeft w:val="640"/>
      <w:marRight w:val="0"/>
      <w:marTop w:val="0"/>
      <w:marBottom w:val="0"/>
      <w:divBdr>
        <w:top w:val="none" w:sz="0" w:space="0" w:color="auto"/>
        <w:left w:val="none" w:sz="0" w:space="0" w:color="auto"/>
        <w:bottom w:val="none" w:sz="0" w:space="0" w:color="auto"/>
        <w:right w:val="none" w:sz="0" w:space="0" w:color="auto"/>
      </w:divBdr>
    </w:div>
    <w:div w:id="1140076442">
      <w:marLeft w:val="640"/>
      <w:marRight w:val="0"/>
      <w:marTop w:val="0"/>
      <w:marBottom w:val="0"/>
      <w:divBdr>
        <w:top w:val="none" w:sz="0" w:space="0" w:color="auto"/>
        <w:left w:val="none" w:sz="0" w:space="0" w:color="auto"/>
        <w:bottom w:val="none" w:sz="0" w:space="0" w:color="auto"/>
        <w:right w:val="none" w:sz="0" w:space="0" w:color="auto"/>
      </w:divBdr>
    </w:div>
    <w:div w:id="1153449836">
      <w:marLeft w:val="640"/>
      <w:marRight w:val="0"/>
      <w:marTop w:val="0"/>
      <w:marBottom w:val="0"/>
      <w:divBdr>
        <w:top w:val="none" w:sz="0" w:space="0" w:color="auto"/>
        <w:left w:val="none" w:sz="0" w:space="0" w:color="auto"/>
        <w:bottom w:val="none" w:sz="0" w:space="0" w:color="auto"/>
        <w:right w:val="none" w:sz="0" w:space="0" w:color="auto"/>
      </w:divBdr>
    </w:div>
    <w:div w:id="1158114242">
      <w:marLeft w:val="640"/>
      <w:marRight w:val="0"/>
      <w:marTop w:val="0"/>
      <w:marBottom w:val="0"/>
      <w:divBdr>
        <w:top w:val="none" w:sz="0" w:space="0" w:color="auto"/>
        <w:left w:val="none" w:sz="0" w:space="0" w:color="auto"/>
        <w:bottom w:val="none" w:sz="0" w:space="0" w:color="auto"/>
        <w:right w:val="none" w:sz="0" w:space="0" w:color="auto"/>
      </w:divBdr>
    </w:div>
    <w:div w:id="1159157066">
      <w:bodyDiv w:val="1"/>
      <w:marLeft w:val="0"/>
      <w:marRight w:val="0"/>
      <w:marTop w:val="0"/>
      <w:marBottom w:val="0"/>
      <w:divBdr>
        <w:top w:val="none" w:sz="0" w:space="0" w:color="auto"/>
        <w:left w:val="none" w:sz="0" w:space="0" w:color="auto"/>
        <w:bottom w:val="none" w:sz="0" w:space="0" w:color="auto"/>
        <w:right w:val="none" w:sz="0" w:space="0" w:color="auto"/>
      </w:divBdr>
    </w:div>
    <w:div w:id="1161388818">
      <w:marLeft w:val="640"/>
      <w:marRight w:val="0"/>
      <w:marTop w:val="0"/>
      <w:marBottom w:val="0"/>
      <w:divBdr>
        <w:top w:val="none" w:sz="0" w:space="0" w:color="auto"/>
        <w:left w:val="none" w:sz="0" w:space="0" w:color="auto"/>
        <w:bottom w:val="none" w:sz="0" w:space="0" w:color="auto"/>
        <w:right w:val="none" w:sz="0" w:space="0" w:color="auto"/>
      </w:divBdr>
    </w:div>
    <w:div w:id="1161433317">
      <w:marLeft w:val="640"/>
      <w:marRight w:val="0"/>
      <w:marTop w:val="0"/>
      <w:marBottom w:val="0"/>
      <w:divBdr>
        <w:top w:val="none" w:sz="0" w:space="0" w:color="auto"/>
        <w:left w:val="none" w:sz="0" w:space="0" w:color="auto"/>
        <w:bottom w:val="none" w:sz="0" w:space="0" w:color="auto"/>
        <w:right w:val="none" w:sz="0" w:space="0" w:color="auto"/>
      </w:divBdr>
    </w:div>
    <w:div w:id="1162354571">
      <w:marLeft w:val="640"/>
      <w:marRight w:val="0"/>
      <w:marTop w:val="0"/>
      <w:marBottom w:val="0"/>
      <w:divBdr>
        <w:top w:val="none" w:sz="0" w:space="0" w:color="auto"/>
        <w:left w:val="none" w:sz="0" w:space="0" w:color="auto"/>
        <w:bottom w:val="none" w:sz="0" w:space="0" w:color="auto"/>
        <w:right w:val="none" w:sz="0" w:space="0" w:color="auto"/>
      </w:divBdr>
    </w:div>
    <w:div w:id="1163007733">
      <w:marLeft w:val="640"/>
      <w:marRight w:val="0"/>
      <w:marTop w:val="0"/>
      <w:marBottom w:val="0"/>
      <w:divBdr>
        <w:top w:val="none" w:sz="0" w:space="0" w:color="auto"/>
        <w:left w:val="none" w:sz="0" w:space="0" w:color="auto"/>
        <w:bottom w:val="none" w:sz="0" w:space="0" w:color="auto"/>
        <w:right w:val="none" w:sz="0" w:space="0" w:color="auto"/>
      </w:divBdr>
    </w:div>
    <w:div w:id="1164320306">
      <w:bodyDiv w:val="1"/>
      <w:marLeft w:val="0"/>
      <w:marRight w:val="0"/>
      <w:marTop w:val="0"/>
      <w:marBottom w:val="0"/>
      <w:divBdr>
        <w:top w:val="none" w:sz="0" w:space="0" w:color="auto"/>
        <w:left w:val="none" w:sz="0" w:space="0" w:color="auto"/>
        <w:bottom w:val="none" w:sz="0" w:space="0" w:color="auto"/>
        <w:right w:val="none" w:sz="0" w:space="0" w:color="auto"/>
      </w:divBdr>
      <w:divsChild>
        <w:div w:id="1457869892">
          <w:marLeft w:val="0"/>
          <w:marRight w:val="0"/>
          <w:marTop w:val="0"/>
          <w:marBottom w:val="0"/>
          <w:divBdr>
            <w:top w:val="none" w:sz="0" w:space="0" w:color="auto"/>
            <w:left w:val="none" w:sz="0" w:space="0" w:color="auto"/>
            <w:bottom w:val="none" w:sz="0" w:space="0" w:color="auto"/>
            <w:right w:val="none" w:sz="0" w:space="0" w:color="auto"/>
          </w:divBdr>
          <w:divsChild>
            <w:div w:id="1125537617">
              <w:marLeft w:val="0"/>
              <w:marRight w:val="0"/>
              <w:marTop w:val="0"/>
              <w:marBottom w:val="0"/>
              <w:divBdr>
                <w:top w:val="none" w:sz="0" w:space="0" w:color="auto"/>
                <w:left w:val="none" w:sz="0" w:space="0" w:color="auto"/>
                <w:bottom w:val="none" w:sz="0" w:space="0" w:color="auto"/>
                <w:right w:val="none" w:sz="0" w:space="0" w:color="auto"/>
              </w:divBdr>
              <w:divsChild>
                <w:div w:id="157705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590849">
      <w:marLeft w:val="640"/>
      <w:marRight w:val="0"/>
      <w:marTop w:val="0"/>
      <w:marBottom w:val="0"/>
      <w:divBdr>
        <w:top w:val="none" w:sz="0" w:space="0" w:color="auto"/>
        <w:left w:val="none" w:sz="0" w:space="0" w:color="auto"/>
        <w:bottom w:val="none" w:sz="0" w:space="0" w:color="auto"/>
        <w:right w:val="none" w:sz="0" w:space="0" w:color="auto"/>
      </w:divBdr>
    </w:div>
    <w:div w:id="1171067533">
      <w:marLeft w:val="640"/>
      <w:marRight w:val="0"/>
      <w:marTop w:val="0"/>
      <w:marBottom w:val="0"/>
      <w:divBdr>
        <w:top w:val="none" w:sz="0" w:space="0" w:color="auto"/>
        <w:left w:val="none" w:sz="0" w:space="0" w:color="auto"/>
        <w:bottom w:val="none" w:sz="0" w:space="0" w:color="auto"/>
        <w:right w:val="none" w:sz="0" w:space="0" w:color="auto"/>
      </w:divBdr>
    </w:div>
    <w:div w:id="1172069014">
      <w:marLeft w:val="640"/>
      <w:marRight w:val="0"/>
      <w:marTop w:val="0"/>
      <w:marBottom w:val="0"/>
      <w:divBdr>
        <w:top w:val="none" w:sz="0" w:space="0" w:color="auto"/>
        <w:left w:val="none" w:sz="0" w:space="0" w:color="auto"/>
        <w:bottom w:val="none" w:sz="0" w:space="0" w:color="auto"/>
        <w:right w:val="none" w:sz="0" w:space="0" w:color="auto"/>
      </w:divBdr>
    </w:div>
    <w:div w:id="1172186462">
      <w:marLeft w:val="640"/>
      <w:marRight w:val="0"/>
      <w:marTop w:val="0"/>
      <w:marBottom w:val="0"/>
      <w:divBdr>
        <w:top w:val="none" w:sz="0" w:space="0" w:color="auto"/>
        <w:left w:val="none" w:sz="0" w:space="0" w:color="auto"/>
        <w:bottom w:val="none" w:sz="0" w:space="0" w:color="auto"/>
        <w:right w:val="none" w:sz="0" w:space="0" w:color="auto"/>
      </w:divBdr>
    </w:div>
    <w:div w:id="1179465280">
      <w:marLeft w:val="640"/>
      <w:marRight w:val="0"/>
      <w:marTop w:val="0"/>
      <w:marBottom w:val="0"/>
      <w:divBdr>
        <w:top w:val="none" w:sz="0" w:space="0" w:color="auto"/>
        <w:left w:val="none" w:sz="0" w:space="0" w:color="auto"/>
        <w:bottom w:val="none" w:sz="0" w:space="0" w:color="auto"/>
        <w:right w:val="none" w:sz="0" w:space="0" w:color="auto"/>
      </w:divBdr>
    </w:div>
    <w:div w:id="1185830492">
      <w:marLeft w:val="640"/>
      <w:marRight w:val="0"/>
      <w:marTop w:val="0"/>
      <w:marBottom w:val="0"/>
      <w:divBdr>
        <w:top w:val="none" w:sz="0" w:space="0" w:color="auto"/>
        <w:left w:val="none" w:sz="0" w:space="0" w:color="auto"/>
        <w:bottom w:val="none" w:sz="0" w:space="0" w:color="auto"/>
        <w:right w:val="none" w:sz="0" w:space="0" w:color="auto"/>
      </w:divBdr>
    </w:div>
    <w:div w:id="1194270289">
      <w:marLeft w:val="640"/>
      <w:marRight w:val="0"/>
      <w:marTop w:val="0"/>
      <w:marBottom w:val="0"/>
      <w:divBdr>
        <w:top w:val="none" w:sz="0" w:space="0" w:color="auto"/>
        <w:left w:val="none" w:sz="0" w:space="0" w:color="auto"/>
        <w:bottom w:val="none" w:sz="0" w:space="0" w:color="auto"/>
        <w:right w:val="none" w:sz="0" w:space="0" w:color="auto"/>
      </w:divBdr>
    </w:div>
    <w:div w:id="1196305751">
      <w:marLeft w:val="640"/>
      <w:marRight w:val="0"/>
      <w:marTop w:val="0"/>
      <w:marBottom w:val="0"/>
      <w:divBdr>
        <w:top w:val="none" w:sz="0" w:space="0" w:color="auto"/>
        <w:left w:val="none" w:sz="0" w:space="0" w:color="auto"/>
        <w:bottom w:val="none" w:sz="0" w:space="0" w:color="auto"/>
        <w:right w:val="none" w:sz="0" w:space="0" w:color="auto"/>
      </w:divBdr>
    </w:div>
    <w:div w:id="1196963466">
      <w:marLeft w:val="640"/>
      <w:marRight w:val="0"/>
      <w:marTop w:val="0"/>
      <w:marBottom w:val="0"/>
      <w:divBdr>
        <w:top w:val="none" w:sz="0" w:space="0" w:color="auto"/>
        <w:left w:val="none" w:sz="0" w:space="0" w:color="auto"/>
        <w:bottom w:val="none" w:sz="0" w:space="0" w:color="auto"/>
        <w:right w:val="none" w:sz="0" w:space="0" w:color="auto"/>
      </w:divBdr>
    </w:div>
    <w:div w:id="1198545195">
      <w:marLeft w:val="640"/>
      <w:marRight w:val="0"/>
      <w:marTop w:val="0"/>
      <w:marBottom w:val="0"/>
      <w:divBdr>
        <w:top w:val="none" w:sz="0" w:space="0" w:color="auto"/>
        <w:left w:val="none" w:sz="0" w:space="0" w:color="auto"/>
        <w:bottom w:val="none" w:sz="0" w:space="0" w:color="auto"/>
        <w:right w:val="none" w:sz="0" w:space="0" w:color="auto"/>
      </w:divBdr>
    </w:div>
    <w:div w:id="1199856637">
      <w:marLeft w:val="640"/>
      <w:marRight w:val="0"/>
      <w:marTop w:val="0"/>
      <w:marBottom w:val="0"/>
      <w:divBdr>
        <w:top w:val="none" w:sz="0" w:space="0" w:color="auto"/>
        <w:left w:val="none" w:sz="0" w:space="0" w:color="auto"/>
        <w:bottom w:val="none" w:sz="0" w:space="0" w:color="auto"/>
        <w:right w:val="none" w:sz="0" w:space="0" w:color="auto"/>
      </w:divBdr>
    </w:div>
    <w:div w:id="1224098386">
      <w:marLeft w:val="640"/>
      <w:marRight w:val="0"/>
      <w:marTop w:val="0"/>
      <w:marBottom w:val="0"/>
      <w:divBdr>
        <w:top w:val="none" w:sz="0" w:space="0" w:color="auto"/>
        <w:left w:val="none" w:sz="0" w:space="0" w:color="auto"/>
        <w:bottom w:val="none" w:sz="0" w:space="0" w:color="auto"/>
        <w:right w:val="none" w:sz="0" w:space="0" w:color="auto"/>
      </w:divBdr>
    </w:div>
    <w:div w:id="1225876250">
      <w:marLeft w:val="640"/>
      <w:marRight w:val="0"/>
      <w:marTop w:val="0"/>
      <w:marBottom w:val="0"/>
      <w:divBdr>
        <w:top w:val="none" w:sz="0" w:space="0" w:color="auto"/>
        <w:left w:val="none" w:sz="0" w:space="0" w:color="auto"/>
        <w:bottom w:val="none" w:sz="0" w:space="0" w:color="auto"/>
        <w:right w:val="none" w:sz="0" w:space="0" w:color="auto"/>
      </w:divBdr>
    </w:div>
    <w:div w:id="1228027477">
      <w:marLeft w:val="640"/>
      <w:marRight w:val="0"/>
      <w:marTop w:val="0"/>
      <w:marBottom w:val="0"/>
      <w:divBdr>
        <w:top w:val="none" w:sz="0" w:space="0" w:color="auto"/>
        <w:left w:val="none" w:sz="0" w:space="0" w:color="auto"/>
        <w:bottom w:val="none" w:sz="0" w:space="0" w:color="auto"/>
        <w:right w:val="none" w:sz="0" w:space="0" w:color="auto"/>
      </w:divBdr>
    </w:div>
    <w:div w:id="1229684610">
      <w:marLeft w:val="640"/>
      <w:marRight w:val="0"/>
      <w:marTop w:val="0"/>
      <w:marBottom w:val="0"/>
      <w:divBdr>
        <w:top w:val="none" w:sz="0" w:space="0" w:color="auto"/>
        <w:left w:val="none" w:sz="0" w:space="0" w:color="auto"/>
        <w:bottom w:val="none" w:sz="0" w:space="0" w:color="auto"/>
        <w:right w:val="none" w:sz="0" w:space="0" w:color="auto"/>
      </w:divBdr>
    </w:div>
    <w:div w:id="1232740959">
      <w:marLeft w:val="640"/>
      <w:marRight w:val="0"/>
      <w:marTop w:val="0"/>
      <w:marBottom w:val="0"/>
      <w:divBdr>
        <w:top w:val="none" w:sz="0" w:space="0" w:color="auto"/>
        <w:left w:val="none" w:sz="0" w:space="0" w:color="auto"/>
        <w:bottom w:val="none" w:sz="0" w:space="0" w:color="auto"/>
        <w:right w:val="none" w:sz="0" w:space="0" w:color="auto"/>
      </w:divBdr>
    </w:div>
    <w:div w:id="1238441925">
      <w:marLeft w:val="640"/>
      <w:marRight w:val="0"/>
      <w:marTop w:val="0"/>
      <w:marBottom w:val="0"/>
      <w:divBdr>
        <w:top w:val="none" w:sz="0" w:space="0" w:color="auto"/>
        <w:left w:val="none" w:sz="0" w:space="0" w:color="auto"/>
        <w:bottom w:val="none" w:sz="0" w:space="0" w:color="auto"/>
        <w:right w:val="none" w:sz="0" w:space="0" w:color="auto"/>
      </w:divBdr>
    </w:div>
    <w:div w:id="1242643468">
      <w:bodyDiv w:val="1"/>
      <w:marLeft w:val="0"/>
      <w:marRight w:val="0"/>
      <w:marTop w:val="0"/>
      <w:marBottom w:val="0"/>
      <w:divBdr>
        <w:top w:val="none" w:sz="0" w:space="0" w:color="auto"/>
        <w:left w:val="none" w:sz="0" w:space="0" w:color="auto"/>
        <w:bottom w:val="none" w:sz="0" w:space="0" w:color="auto"/>
        <w:right w:val="none" w:sz="0" w:space="0" w:color="auto"/>
      </w:divBdr>
      <w:divsChild>
        <w:div w:id="4091302">
          <w:marLeft w:val="640"/>
          <w:marRight w:val="0"/>
          <w:marTop w:val="0"/>
          <w:marBottom w:val="0"/>
          <w:divBdr>
            <w:top w:val="none" w:sz="0" w:space="0" w:color="auto"/>
            <w:left w:val="none" w:sz="0" w:space="0" w:color="auto"/>
            <w:bottom w:val="none" w:sz="0" w:space="0" w:color="auto"/>
            <w:right w:val="none" w:sz="0" w:space="0" w:color="auto"/>
          </w:divBdr>
        </w:div>
        <w:div w:id="5375167">
          <w:marLeft w:val="640"/>
          <w:marRight w:val="0"/>
          <w:marTop w:val="0"/>
          <w:marBottom w:val="0"/>
          <w:divBdr>
            <w:top w:val="none" w:sz="0" w:space="0" w:color="auto"/>
            <w:left w:val="none" w:sz="0" w:space="0" w:color="auto"/>
            <w:bottom w:val="none" w:sz="0" w:space="0" w:color="auto"/>
            <w:right w:val="none" w:sz="0" w:space="0" w:color="auto"/>
          </w:divBdr>
        </w:div>
        <w:div w:id="33310561">
          <w:marLeft w:val="640"/>
          <w:marRight w:val="0"/>
          <w:marTop w:val="0"/>
          <w:marBottom w:val="0"/>
          <w:divBdr>
            <w:top w:val="none" w:sz="0" w:space="0" w:color="auto"/>
            <w:left w:val="none" w:sz="0" w:space="0" w:color="auto"/>
            <w:bottom w:val="none" w:sz="0" w:space="0" w:color="auto"/>
            <w:right w:val="none" w:sz="0" w:space="0" w:color="auto"/>
          </w:divBdr>
        </w:div>
        <w:div w:id="57553297">
          <w:marLeft w:val="640"/>
          <w:marRight w:val="0"/>
          <w:marTop w:val="0"/>
          <w:marBottom w:val="0"/>
          <w:divBdr>
            <w:top w:val="none" w:sz="0" w:space="0" w:color="auto"/>
            <w:left w:val="none" w:sz="0" w:space="0" w:color="auto"/>
            <w:bottom w:val="none" w:sz="0" w:space="0" w:color="auto"/>
            <w:right w:val="none" w:sz="0" w:space="0" w:color="auto"/>
          </w:divBdr>
        </w:div>
        <w:div w:id="64572330">
          <w:marLeft w:val="640"/>
          <w:marRight w:val="0"/>
          <w:marTop w:val="0"/>
          <w:marBottom w:val="0"/>
          <w:divBdr>
            <w:top w:val="none" w:sz="0" w:space="0" w:color="auto"/>
            <w:left w:val="none" w:sz="0" w:space="0" w:color="auto"/>
            <w:bottom w:val="none" w:sz="0" w:space="0" w:color="auto"/>
            <w:right w:val="none" w:sz="0" w:space="0" w:color="auto"/>
          </w:divBdr>
        </w:div>
        <w:div w:id="125392763">
          <w:marLeft w:val="640"/>
          <w:marRight w:val="0"/>
          <w:marTop w:val="0"/>
          <w:marBottom w:val="0"/>
          <w:divBdr>
            <w:top w:val="none" w:sz="0" w:space="0" w:color="auto"/>
            <w:left w:val="none" w:sz="0" w:space="0" w:color="auto"/>
            <w:bottom w:val="none" w:sz="0" w:space="0" w:color="auto"/>
            <w:right w:val="none" w:sz="0" w:space="0" w:color="auto"/>
          </w:divBdr>
        </w:div>
        <w:div w:id="142700381">
          <w:marLeft w:val="640"/>
          <w:marRight w:val="0"/>
          <w:marTop w:val="0"/>
          <w:marBottom w:val="0"/>
          <w:divBdr>
            <w:top w:val="none" w:sz="0" w:space="0" w:color="auto"/>
            <w:left w:val="none" w:sz="0" w:space="0" w:color="auto"/>
            <w:bottom w:val="none" w:sz="0" w:space="0" w:color="auto"/>
            <w:right w:val="none" w:sz="0" w:space="0" w:color="auto"/>
          </w:divBdr>
        </w:div>
        <w:div w:id="156003390">
          <w:marLeft w:val="640"/>
          <w:marRight w:val="0"/>
          <w:marTop w:val="0"/>
          <w:marBottom w:val="0"/>
          <w:divBdr>
            <w:top w:val="none" w:sz="0" w:space="0" w:color="auto"/>
            <w:left w:val="none" w:sz="0" w:space="0" w:color="auto"/>
            <w:bottom w:val="none" w:sz="0" w:space="0" w:color="auto"/>
            <w:right w:val="none" w:sz="0" w:space="0" w:color="auto"/>
          </w:divBdr>
        </w:div>
        <w:div w:id="237449247">
          <w:marLeft w:val="640"/>
          <w:marRight w:val="0"/>
          <w:marTop w:val="0"/>
          <w:marBottom w:val="0"/>
          <w:divBdr>
            <w:top w:val="none" w:sz="0" w:space="0" w:color="auto"/>
            <w:left w:val="none" w:sz="0" w:space="0" w:color="auto"/>
            <w:bottom w:val="none" w:sz="0" w:space="0" w:color="auto"/>
            <w:right w:val="none" w:sz="0" w:space="0" w:color="auto"/>
          </w:divBdr>
        </w:div>
        <w:div w:id="241647775">
          <w:marLeft w:val="640"/>
          <w:marRight w:val="0"/>
          <w:marTop w:val="0"/>
          <w:marBottom w:val="0"/>
          <w:divBdr>
            <w:top w:val="none" w:sz="0" w:space="0" w:color="auto"/>
            <w:left w:val="none" w:sz="0" w:space="0" w:color="auto"/>
            <w:bottom w:val="none" w:sz="0" w:space="0" w:color="auto"/>
            <w:right w:val="none" w:sz="0" w:space="0" w:color="auto"/>
          </w:divBdr>
        </w:div>
        <w:div w:id="298341567">
          <w:marLeft w:val="640"/>
          <w:marRight w:val="0"/>
          <w:marTop w:val="0"/>
          <w:marBottom w:val="0"/>
          <w:divBdr>
            <w:top w:val="none" w:sz="0" w:space="0" w:color="auto"/>
            <w:left w:val="none" w:sz="0" w:space="0" w:color="auto"/>
            <w:bottom w:val="none" w:sz="0" w:space="0" w:color="auto"/>
            <w:right w:val="none" w:sz="0" w:space="0" w:color="auto"/>
          </w:divBdr>
        </w:div>
        <w:div w:id="415171885">
          <w:marLeft w:val="640"/>
          <w:marRight w:val="0"/>
          <w:marTop w:val="0"/>
          <w:marBottom w:val="0"/>
          <w:divBdr>
            <w:top w:val="none" w:sz="0" w:space="0" w:color="auto"/>
            <w:left w:val="none" w:sz="0" w:space="0" w:color="auto"/>
            <w:bottom w:val="none" w:sz="0" w:space="0" w:color="auto"/>
            <w:right w:val="none" w:sz="0" w:space="0" w:color="auto"/>
          </w:divBdr>
        </w:div>
        <w:div w:id="430004626">
          <w:marLeft w:val="640"/>
          <w:marRight w:val="0"/>
          <w:marTop w:val="0"/>
          <w:marBottom w:val="0"/>
          <w:divBdr>
            <w:top w:val="none" w:sz="0" w:space="0" w:color="auto"/>
            <w:left w:val="none" w:sz="0" w:space="0" w:color="auto"/>
            <w:bottom w:val="none" w:sz="0" w:space="0" w:color="auto"/>
            <w:right w:val="none" w:sz="0" w:space="0" w:color="auto"/>
          </w:divBdr>
        </w:div>
        <w:div w:id="436172768">
          <w:marLeft w:val="640"/>
          <w:marRight w:val="0"/>
          <w:marTop w:val="0"/>
          <w:marBottom w:val="0"/>
          <w:divBdr>
            <w:top w:val="none" w:sz="0" w:space="0" w:color="auto"/>
            <w:left w:val="none" w:sz="0" w:space="0" w:color="auto"/>
            <w:bottom w:val="none" w:sz="0" w:space="0" w:color="auto"/>
            <w:right w:val="none" w:sz="0" w:space="0" w:color="auto"/>
          </w:divBdr>
        </w:div>
        <w:div w:id="442186327">
          <w:marLeft w:val="640"/>
          <w:marRight w:val="0"/>
          <w:marTop w:val="0"/>
          <w:marBottom w:val="0"/>
          <w:divBdr>
            <w:top w:val="none" w:sz="0" w:space="0" w:color="auto"/>
            <w:left w:val="none" w:sz="0" w:space="0" w:color="auto"/>
            <w:bottom w:val="none" w:sz="0" w:space="0" w:color="auto"/>
            <w:right w:val="none" w:sz="0" w:space="0" w:color="auto"/>
          </w:divBdr>
        </w:div>
        <w:div w:id="450706415">
          <w:marLeft w:val="640"/>
          <w:marRight w:val="0"/>
          <w:marTop w:val="0"/>
          <w:marBottom w:val="0"/>
          <w:divBdr>
            <w:top w:val="none" w:sz="0" w:space="0" w:color="auto"/>
            <w:left w:val="none" w:sz="0" w:space="0" w:color="auto"/>
            <w:bottom w:val="none" w:sz="0" w:space="0" w:color="auto"/>
            <w:right w:val="none" w:sz="0" w:space="0" w:color="auto"/>
          </w:divBdr>
        </w:div>
        <w:div w:id="467088501">
          <w:marLeft w:val="640"/>
          <w:marRight w:val="0"/>
          <w:marTop w:val="0"/>
          <w:marBottom w:val="0"/>
          <w:divBdr>
            <w:top w:val="none" w:sz="0" w:space="0" w:color="auto"/>
            <w:left w:val="none" w:sz="0" w:space="0" w:color="auto"/>
            <w:bottom w:val="none" w:sz="0" w:space="0" w:color="auto"/>
            <w:right w:val="none" w:sz="0" w:space="0" w:color="auto"/>
          </w:divBdr>
        </w:div>
        <w:div w:id="495459580">
          <w:marLeft w:val="640"/>
          <w:marRight w:val="0"/>
          <w:marTop w:val="0"/>
          <w:marBottom w:val="0"/>
          <w:divBdr>
            <w:top w:val="none" w:sz="0" w:space="0" w:color="auto"/>
            <w:left w:val="none" w:sz="0" w:space="0" w:color="auto"/>
            <w:bottom w:val="none" w:sz="0" w:space="0" w:color="auto"/>
            <w:right w:val="none" w:sz="0" w:space="0" w:color="auto"/>
          </w:divBdr>
        </w:div>
        <w:div w:id="510342869">
          <w:marLeft w:val="640"/>
          <w:marRight w:val="0"/>
          <w:marTop w:val="0"/>
          <w:marBottom w:val="0"/>
          <w:divBdr>
            <w:top w:val="none" w:sz="0" w:space="0" w:color="auto"/>
            <w:left w:val="none" w:sz="0" w:space="0" w:color="auto"/>
            <w:bottom w:val="none" w:sz="0" w:space="0" w:color="auto"/>
            <w:right w:val="none" w:sz="0" w:space="0" w:color="auto"/>
          </w:divBdr>
        </w:div>
        <w:div w:id="535196033">
          <w:marLeft w:val="640"/>
          <w:marRight w:val="0"/>
          <w:marTop w:val="0"/>
          <w:marBottom w:val="0"/>
          <w:divBdr>
            <w:top w:val="none" w:sz="0" w:space="0" w:color="auto"/>
            <w:left w:val="none" w:sz="0" w:space="0" w:color="auto"/>
            <w:bottom w:val="none" w:sz="0" w:space="0" w:color="auto"/>
            <w:right w:val="none" w:sz="0" w:space="0" w:color="auto"/>
          </w:divBdr>
        </w:div>
        <w:div w:id="544827222">
          <w:marLeft w:val="640"/>
          <w:marRight w:val="0"/>
          <w:marTop w:val="0"/>
          <w:marBottom w:val="0"/>
          <w:divBdr>
            <w:top w:val="none" w:sz="0" w:space="0" w:color="auto"/>
            <w:left w:val="none" w:sz="0" w:space="0" w:color="auto"/>
            <w:bottom w:val="none" w:sz="0" w:space="0" w:color="auto"/>
            <w:right w:val="none" w:sz="0" w:space="0" w:color="auto"/>
          </w:divBdr>
        </w:div>
        <w:div w:id="574165940">
          <w:marLeft w:val="640"/>
          <w:marRight w:val="0"/>
          <w:marTop w:val="0"/>
          <w:marBottom w:val="0"/>
          <w:divBdr>
            <w:top w:val="none" w:sz="0" w:space="0" w:color="auto"/>
            <w:left w:val="none" w:sz="0" w:space="0" w:color="auto"/>
            <w:bottom w:val="none" w:sz="0" w:space="0" w:color="auto"/>
            <w:right w:val="none" w:sz="0" w:space="0" w:color="auto"/>
          </w:divBdr>
        </w:div>
        <w:div w:id="596912760">
          <w:marLeft w:val="640"/>
          <w:marRight w:val="0"/>
          <w:marTop w:val="0"/>
          <w:marBottom w:val="0"/>
          <w:divBdr>
            <w:top w:val="none" w:sz="0" w:space="0" w:color="auto"/>
            <w:left w:val="none" w:sz="0" w:space="0" w:color="auto"/>
            <w:bottom w:val="none" w:sz="0" w:space="0" w:color="auto"/>
            <w:right w:val="none" w:sz="0" w:space="0" w:color="auto"/>
          </w:divBdr>
        </w:div>
        <w:div w:id="625433106">
          <w:marLeft w:val="640"/>
          <w:marRight w:val="0"/>
          <w:marTop w:val="0"/>
          <w:marBottom w:val="0"/>
          <w:divBdr>
            <w:top w:val="none" w:sz="0" w:space="0" w:color="auto"/>
            <w:left w:val="none" w:sz="0" w:space="0" w:color="auto"/>
            <w:bottom w:val="none" w:sz="0" w:space="0" w:color="auto"/>
            <w:right w:val="none" w:sz="0" w:space="0" w:color="auto"/>
          </w:divBdr>
        </w:div>
        <w:div w:id="843934834">
          <w:marLeft w:val="640"/>
          <w:marRight w:val="0"/>
          <w:marTop w:val="0"/>
          <w:marBottom w:val="0"/>
          <w:divBdr>
            <w:top w:val="none" w:sz="0" w:space="0" w:color="auto"/>
            <w:left w:val="none" w:sz="0" w:space="0" w:color="auto"/>
            <w:bottom w:val="none" w:sz="0" w:space="0" w:color="auto"/>
            <w:right w:val="none" w:sz="0" w:space="0" w:color="auto"/>
          </w:divBdr>
        </w:div>
        <w:div w:id="885919940">
          <w:marLeft w:val="640"/>
          <w:marRight w:val="0"/>
          <w:marTop w:val="0"/>
          <w:marBottom w:val="0"/>
          <w:divBdr>
            <w:top w:val="none" w:sz="0" w:space="0" w:color="auto"/>
            <w:left w:val="none" w:sz="0" w:space="0" w:color="auto"/>
            <w:bottom w:val="none" w:sz="0" w:space="0" w:color="auto"/>
            <w:right w:val="none" w:sz="0" w:space="0" w:color="auto"/>
          </w:divBdr>
        </w:div>
        <w:div w:id="905141948">
          <w:marLeft w:val="640"/>
          <w:marRight w:val="0"/>
          <w:marTop w:val="0"/>
          <w:marBottom w:val="0"/>
          <w:divBdr>
            <w:top w:val="none" w:sz="0" w:space="0" w:color="auto"/>
            <w:left w:val="none" w:sz="0" w:space="0" w:color="auto"/>
            <w:bottom w:val="none" w:sz="0" w:space="0" w:color="auto"/>
            <w:right w:val="none" w:sz="0" w:space="0" w:color="auto"/>
          </w:divBdr>
        </w:div>
        <w:div w:id="935097092">
          <w:marLeft w:val="640"/>
          <w:marRight w:val="0"/>
          <w:marTop w:val="0"/>
          <w:marBottom w:val="0"/>
          <w:divBdr>
            <w:top w:val="none" w:sz="0" w:space="0" w:color="auto"/>
            <w:left w:val="none" w:sz="0" w:space="0" w:color="auto"/>
            <w:bottom w:val="none" w:sz="0" w:space="0" w:color="auto"/>
            <w:right w:val="none" w:sz="0" w:space="0" w:color="auto"/>
          </w:divBdr>
        </w:div>
        <w:div w:id="971986992">
          <w:marLeft w:val="640"/>
          <w:marRight w:val="0"/>
          <w:marTop w:val="0"/>
          <w:marBottom w:val="0"/>
          <w:divBdr>
            <w:top w:val="none" w:sz="0" w:space="0" w:color="auto"/>
            <w:left w:val="none" w:sz="0" w:space="0" w:color="auto"/>
            <w:bottom w:val="none" w:sz="0" w:space="0" w:color="auto"/>
            <w:right w:val="none" w:sz="0" w:space="0" w:color="auto"/>
          </w:divBdr>
        </w:div>
        <w:div w:id="972639944">
          <w:marLeft w:val="640"/>
          <w:marRight w:val="0"/>
          <w:marTop w:val="0"/>
          <w:marBottom w:val="0"/>
          <w:divBdr>
            <w:top w:val="none" w:sz="0" w:space="0" w:color="auto"/>
            <w:left w:val="none" w:sz="0" w:space="0" w:color="auto"/>
            <w:bottom w:val="none" w:sz="0" w:space="0" w:color="auto"/>
            <w:right w:val="none" w:sz="0" w:space="0" w:color="auto"/>
          </w:divBdr>
        </w:div>
        <w:div w:id="994381886">
          <w:marLeft w:val="640"/>
          <w:marRight w:val="0"/>
          <w:marTop w:val="0"/>
          <w:marBottom w:val="0"/>
          <w:divBdr>
            <w:top w:val="none" w:sz="0" w:space="0" w:color="auto"/>
            <w:left w:val="none" w:sz="0" w:space="0" w:color="auto"/>
            <w:bottom w:val="none" w:sz="0" w:space="0" w:color="auto"/>
            <w:right w:val="none" w:sz="0" w:space="0" w:color="auto"/>
          </w:divBdr>
        </w:div>
        <w:div w:id="1020473083">
          <w:marLeft w:val="640"/>
          <w:marRight w:val="0"/>
          <w:marTop w:val="0"/>
          <w:marBottom w:val="0"/>
          <w:divBdr>
            <w:top w:val="none" w:sz="0" w:space="0" w:color="auto"/>
            <w:left w:val="none" w:sz="0" w:space="0" w:color="auto"/>
            <w:bottom w:val="none" w:sz="0" w:space="0" w:color="auto"/>
            <w:right w:val="none" w:sz="0" w:space="0" w:color="auto"/>
          </w:divBdr>
        </w:div>
        <w:div w:id="1145194512">
          <w:marLeft w:val="640"/>
          <w:marRight w:val="0"/>
          <w:marTop w:val="0"/>
          <w:marBottom w:val="0"/>
          <w:divBdr>
            <w:top w:val="none" w:sz="0" w:space="0" w:color="auto"/>
            <w:left w:val="none" w:sz="0" w:space="0" w:color="auto"/>
            <w:bottom w:val="none" w:sz="0" w:space="0" w:color="auto"/>
            <w:right w:val="none" w:sz="0" w:space="0" w:color="auto"/>
          </w:divBdr>
        </w:div>
        <w:div w:id="1220481334">
          <w:marLeft w:val="640"/>
          <w:marRight w:val="0"/>
          <w:marTop w:val="0"/>
          <w:marBottom w:val="0"/>
          <w:divBdr>
            <w:top w:val="none" w:sz="0" w:space="0" w:color="auto"/>
            <w:left w:val="none" w:sz="0" w:space="0" w:color="auto"/>
            <w:bottom w:val="none" w:sz="0" w:space="0" w:color="auto"/>
            <w:right w:val="none" w:sz="0" w:space="0" w:color="auto"/>
          </w:divBdr>
        </w:div>
        <w:div w:id="1235623633">
          <w:marLeft w:val="640"/>
          <w:marRight w:val="0"/>
          <w:marTop w:val="0"/>
          <w:marBottom w:val="0"/>
          <w:divBdr>
            <w:top w:val="none" w:sz="0" w:space="0" w:color="auto"/>
            <w:left w:val="none" w:sz="0" w:space="0" w:color="auto"/>
            <w:bottom w:val="none" w:sz="0" w:space="0" w:color="auto"/>
            <w:right w:val="none" w:sz="0" w:space="0" w:color="auto"/>
          </w:divBdr>
        </w:div>
        <w:div w:id="1286043121">
          <w:marLeft w:val="640"/>
          <w:marRight w:val="0"/>
          <w:marTop w:val="0"/>
          <w:marBottom w:val="0"/>
          <w:divBdr>
            <w:top w:val="none" w:sz="0" w:space="0" w:color="auto"/>
            <w:left w:val="none" w:sz="0" w:space="0" w:color="auto"/>
            <w:bottom w:val="none" w:sz="0" w:space="0" w:color="auto"/>
            <w:right w:val="none" w:sz="0" w:space="0" w:color="auto"/>
          </w:divBdr>
        </w:div>
        <w:div w:id="1306737147">
          <w:marLeft w:val="640"/>
          <w:marRight w:val="0"/>
          <w:marTop w:val="0"/>
          <w:marBottom w:val="0"/>
          <w:divBdr>
            <w:top w:val="none" w:sz="0" w:space="0" w:color="auto"/>
            <w:left w:val="none" w:sz="0" w:space="0" w:color="auto"/>
            <w:bottom w:val="none" w:sz="0" w:space="0" w:color="auto"/>
            <w:right w:val="none" w:sz="0" w:space="0" w:color="auto"/>
          </w:divBdr>
        </w:div>
        <w:div w:id="1311713141">
          <w:marLeft w:val="640"/>
          <w:marRight w:val="0"/>
          <w:marTop w:val="0"/>
          <w:marBottom w:val="0"/>
          <w:divBdr>
            <w:top w:val="none" w:sz="0" w:space="0" w:color="auto"/>
            <w:left w:val="none" w:sz="0" w:space="0" w:color="auto"/>
            <w:bottom w:val="none" w:sz="0" w:space="0" w:color="auto"/>
            <w:right w:val="none" w:sz="0" w:space="0" w:color="auto"/>
          </w:divBdr>
        </w:div>
        <w:div w:id="1317149091">
          <w:marLeft w:val="640"/>
          <w:marRight w:val="0"/>
          <w:marTop w:val="0"/>
          <w:marBottom w:val="0"/>
          <w:divBdr>
            <w:top w:val="none" w:sz="0" w:space="0" w:color="auto"/>
            <w:left w:val="none" w:sz="0" w:space="0" w:color="auto"/>
            <w:bottom w:val="none" w:sz="0" w:space="0" w:color="auto"/>
            <w:right w:val="none" w:sz="0" w:space="0" w:color="auto"/>
          </w:divBdr>
        </w:div>
        <w:div w:id="1355808886">
          <w:marLeft w:val="640"/>
          <w:marRight w:val="0"/>
          <w:marTop w:val="0"/>
          <w:marBottom w:val="0"/>
          <w:divBdr>
            <w:top w:val="none" w:sz="0" w:space="0" w:color="auto"/>
            <w:left w:val="none" w:sz="0" w:space="0" w:color="auto"/>
            <w:bottom w:val="none" w:sz="0" w:space="0" w:color="auto"/>
            <w:right w:val="none" w:sz="0" w:space="0" w:color="auto"/>
          </w:divBdr>
        </w:div>
        <w:div w:id="1458335372">
          <w:marLeft w:val="640"/>
          <w:marRight w:val="0"/>
          <w:marTop w:val="0"/>
          <w:marBottom w:val="0"/>
          <w:divBdr>
            <w:top w:val="none" w:sz="0" w:space="0" w:color="auto"/>
            <w:left w:val="none" w:sz="0" w:space="0" w:color="auto"/>
            <w:bottom w:val="none" w:sz="0" w:space="0" w:color="auto"/>
            <w:right w:val="none" w:sz="0" w:space="0" w:color="auto"/>
          </w:divBdr>
        </w:div>
        <w:div w:id="1554199457">
          <w:marLeft w:val="640"/>
          <w:marRight w:val="0"/>
          <w:marTop w:val="0"/>
          <w:marBottom w:val="0"/>
          <w:divBdr>
            <w:top w:val="none" w:sz="0" w:space="0" w:color="auto"/>
            <w:left w:val="none" w:sz="0" w:space="0" w:color="auto"/>
            <w:bottom w:val="none" w:sz="0" w:space="0" w:color="auto"/>
            <w:right w:val="none" w:sz="0" w:space="0" w:color="auto"/>
          </w:divBdr>
        </w:div>
        <w:div w:id="1556163444">
          <w:marLeft w:val="640"/>
          <w:marRight w:val="0"/>
          <w:marTop w:val="0"/>
          <w:marBottom w:val="0"/>
          <w:divBdr>
            <w:top w:val="none" w:sz="0" w:space="0" w:color="auto"/>
            <w:left w:val="none" w:sz="0" w:space="0" w:color="auto"/>
            <w:bottom w:val="none" w:sz="0" w:space="0" w:color="auto"/>
            <w:right w:val="none" w:sz="0" w:space="0" w:color="auto"/>
          </w:divBdr>
        </w:div>
        <w:div w:id="1575433859">
          <w:marLeft w:val="640"/>
          <w:marRight w:val="0"/>
          <w:marTop w:val="0"/>
          <w:marBottom w:val="0"/>
          <w:divBdr>
            <w:top w:val="none" w:sz="0" w:space="0" w:color="auto"/>
            <w:left w:val="none" w:sz="0" w:space="0" w:color="auto"/>
            <w:bottom w:val="none" w:sz="0" w:space="0" w:color="auto"/>
            <w:right w:val="none" w:sz="0" w:space="0" w:color="auto"/>
          </w:divBdr>
        </w:div>
        <w:div w:id="1604148791">
          <w:marLeft w:val="640"/>
          <w:marRight w:val="0"/>
          <w:marTop w:val="0"/>
          <w:marBottom w:val="0"/>
          <w:divBdr>
            <w:top w:val="none" w:sz="0" w:space="0" w:color="auto"/>
            <w:left w:val="none" w:sz="0" w:space="0" w:color="auto"/>
            <w:bottom w:val="none" w:sz="0" w:space="0" w:color="auto"/>
            <w:right w:val="none" w:sz="0" w:space="0" w:color="auto"/>
          </w:divBdr>
        </w:div>
        <w:div w:id="1613585374">
          <w:marLeft w:val="640"/>
          <w:marRight w:val="0"/>
          <w:marTop w:val="0"/>
          <w:marBottom w:val="0"/>
          <w:divBdr>
            <w:top w:val="none" w:sz="0" w:space="0" w:color="auto"/>
            <w:left w:val="none" w:sz="0" w:space="0" w:color="auto"/>
            <w:bottom w:val="none" w:sz="0" w:space="0" w:color="auto"/>
            <w:right w:val="none" w:sz="0" w:space="0" w:color="auto"/>
          </w:divBdr>
        </w:div>
        <w:div w:id="1621841058">
          <w:marLeft w:val="640"/>
          <w:marRight w:val="0"/>
          <w:marTop w:val="0"/>
          <w:marBottom w:val="0"/>
          <w:divBdr>
            <w:top w:val="none" w:sz="0" w:space="0" w:color="auto"/>
            <w:left w:val="none" w:sz="0" w:space="0" w:color="auto"/>
            <w:bottom w:val="none" w:sz="0" w:space="0" w:color="auto"/>
            <w:right w:val="none" w:sz="0" w:space="0" w:color="auto"/>
          </w:divBdr>
        </w:div>
        <w:div w:id="1626618141">
          <w:marLeft w:val="640"/>
          <w:marRight w:val="0"/>
          <w:marTop w:val="0"/>
          <w:marBottom w:val="0"/>
          <w:divBdr>
            <w:top w:val="none" w:sz="0" w:space="0" w:color="auto"/>
            <w:left w:val="none" w:sz="0" w:space="0" w:color="auto"/>
            <w:bottom w:val="none" w:sz="0" w:space="0" w:color="auto"/>
            <w:right w:val="none" w:sz="0" w:space="0" w:color="auto"/>
          </w:divBdr>
        </w:div>
        <w:div w:id="1665014010">
          <w:marLeft w:val="640"/>
          <w:marRight w:val="0"/>
          <w:marTop w:val="0"/>
          <w:marBottom w:val="0"/>
          <w:divBdr>
            <w:top w:val="none" w:sz="0" w:space="0" w:color="auto"/>
            <w:left w:val="none" w:sz="0" w:space="0" w:color="auto"/>
            <w:bottom w:val="none" w:sz="0" w:space="0" w:color="auto"/>
            <w:right w:val="none" w:sz="0" w:space="0" w:color="auto"/>
          </w:divBdr>
        </w:div>
        <w:div w:id="1720739938">
          <w:marLeft w:val="640"/>
          <w:marRight w:val="0"/>
          <w:marTop w:val="0"/>
          <w:marBottom w:val="0"/>
          <w:divBdr>
            <w:top w:val="none" w:sz="0" w:space="0" w:color="auto"/>
            <w:left w:val="none" w:sz="0" w:space="0" w:color="auto"/>
            <w:bottom w:val="none" w:sz="0" w:space="0" w:color="auto"/>
            <w:right w:val="none" w:sz="0" w:space="0" w:color="auto"/>
          </w:divBdr>
        </w:div>
        <w:div w:id="1740250526">
          <w:marLeft w:val="640"/>
          <w:marRight w:val="0"/>
          <w:marTop w:val="0"/>
          <w:marBottom w:val="0"/>
          <w:divBdr>
            <w:top w:val="none" w:sz="0" w:space="0" w:color="auto"/>
            <w:left w:val="none" w:sz="0" w:space="0" w:color="auto"/>
            <w:bottom w:val="none" w:sz="0" w:space="0" w:color="auto"/>
            <w:right w:val="none" w:sz="0" w:space="0" w:color="auto"/>
          </w:divBdr>
        </w:div>
        <w:div w:id="1743987557">
          <w:marLeft w:val="640"/>
          <w:marRight w:val="0"/>
          <w:marTop w:val="0"/>
          <w:marBottom w:val="0"/>
          <w:divBdr>
            <w:top w:val="none" w:sz="0" w:space="0" w:color="auto"/>
            <w:left w:val="none" w:sz="0" w:space="0" w:color="auto"/>
            <w:bottom w:val="none" w:sz="0" w:space="0" w:color="auto"/>
            <w:right w:val="none" w:sz="0" w:space="0" w:color="auto"/>
          </w:divBdr>
        </w:div>
        <w:div w:id="1773938229">
          <w:marLeft w:val="640"/>
          <w:marRight w:val="0"/>
          <w:marTop w:val="0"/>
          <w:marBottom w:val="0"/>
          <w:divBdr>
            <w:top w:val="none" w:sz="0" w:space="0" w:color="auto"/>
            <w:left w:val="none" w:sz="0" w:space="0" w:color="auto"/>
            <w:bottom w:val="none" w:sz="0" w:space="0" w:color="auto"/>
            <w:right w:val="none" w:sz="0" w:space="0" w:color="auto"/>
          </w:divBdr>
        </w:div>
        <w:div w:id="1780762030">
          <w:marLeft w:val="640"/>
          <w:marRight w:val="0"/>
          <w:marTop w:val="0"/>
          <w:marBottom w:val="0"/>
          <w:divBdr>
            <w:top w:val="none" w:sz="0" w:space="0" w:color="auto"/>
            <w:left w:val="none" w:sz="0" w:space="0" w:color="auto"/>
            <w:bottom w:val="none" w:sz="0" w:space="0" w:color="auto"/>
            <w:right w:val="none" w:sz="0" w:space="0" w:color="auto"/>
          </w:divBdr>
        </w:div>
        <w:div w:id="1793011237">
          <w:marLeft w:val="640"/>
          <w:marRight w:val="0"/>
          <w:marTop w:val="0"/>
          <w:marBottom w:val="0"/>
          <w:divBdr>
            <w:top w:val="none" w:sz="0" w:space="0" w:color="auto"/>
            <w:left w:val="none" w:sz="0" w:space="0" w:color="auto"/>
            <w:bottom w:val="none" w:sz="0" w:space="0" w:color="auto"/>
            <w:right w:val="none" w:sz="0" w:space="0" w:color="auto"/>
          </w:divBdr>
        </w:div>
        <w:div w:id="1799104994">
          <w:marLeft w:val="640"/>
          <w:marRight w:val="0"/>
          <w:marTop w:val="0"/>
          <w:marBottom w:val="0"/>
          <w:divBdr>
            <w:top w:val="none" w:sz="0" w:space="0" w:color="auto"/>
            <w:left w:val="none" w:sz="0" w:space="0" w:color="auto"/>
            <w:bottom w:val="none" w:sz="0" w:space="0" w:color="auto"/>
            <w:right w:val="none" w:sz="0" w:space="0" w:color="auto"/>
          </w:divBdr>
        </w:div>
        <w:div w:id="1806847026">
          <w:marLeft w:val="640"/>
          <w:marRight w:val="0"/>
          <w:marTop w:val="0"/>
          <w:marBottom w:val="0"/>
          <w:divBdr>
            <w:top w:val="none" w:sz="0" w:space="0" w:color="auto"/>
            <w:left w:val="none" w:sz="0" w:space="0" w:color="auto"/>
            <w:bottom w:val="none" w:sz="0" w:space="0" w:color="auto"/>
            <w:right w:val="none" w:sz="0" w:space="0" w:color="auto"/>
          </w:divBdr>
        </w:div>
        <w:div w:id="1822767961">
          <w:marLeft w:val="640"/>
          <w:marRight w:val="0"/>
          <w:marTop w:val="0"/>
          <w:marBottom w:val="0"/>
          <w:divBdr>
            <w:top w:val="none" w:sz="0" w:space="0" w:color="auto"/>
            <w:left w:val="none" w:sz="0" w:space="0" w:color="auto"/>
            <w:bottom w:val="none" w:sz="0" w:space="0" w:color="auto"/>
            <w:right w:val="none" w:sz="0" w:space="0" w:color="auto"/>
          </w:divBdr>
        </w:div>
        <w:div w:id="1831674896">
          <w:marLeft w:val="640"/>
          <w:marRight w:val="0"/>
          <w:marTop w:val="0"/>
          <w:marBottom w:val="0"/>
          <w:divBdr>
            <w:top w:val="none" w:sz="0" w:space="0" w:color="auto"/>
            <w:left w:val="none" w:sz="0" w:space="0" w:color="auto"/>
            <w:bottom w:val="none" w:sz="0" w:space="0" w:color="auto"/>
            <w:right w:val="none" w:sz="0" w:space="0" w:color="auto"/>
          </w:divBdr>
        </w:div>
        <w:div w:id="1832023827">
          <w:marLeft w:val="640"/>
          <w:marRight w:val="0"/>
          <w:marTop w:val="0"/>
          <w:marBottom w:val="0"/>
          <w:divBdr>
            <w:top w:val="none" w:sz="0" w:space="0" w:color="auto"/>
            <w:left w:val="none" w:sz="0" w:space="0" w:color="auto"/>
            <w:bottom w:val="none" w:sz="0" w:space="0" w:color="auto"/>
            <w:right w:val="none" w:sz="0" w:space="0" w:color="auto"/>
          </w:divBdr>
        </w:div>
        <w:div w:id="1956210555">
          <w:marLeft w:val="640"/>
          <w:marRight w:val="0"/>
          <w:marTop w:val="0"/>
          <w:marBottom w:val="0"/>
          <w:divBdr>
            <w:top w:val="none" w:sz="0" w:space="0" w:color="auto"/>
            <w:left w:val="none" w:sz="0" w:space="0" w:color="auto"/>
            <w:bottom w:val="none" w:sz="0" w:space="0" w:color="auto"/>
            <w:right w:val="none" w:sz="0" w:space="0" w:color="auto"/>
          </w:divBdr>
        </w:div>
        <w:div w:id="2051608745">
          <w:marLeft w:val="640"/>
          <w:marRight w:val="0"/>
          <w:marTop w:val="0"/>
          <w:marBottom w:val="0"/>
          <w:divBdr>
            <w:top w:val="none" w:sz="0" w:space="0" w:color="auto"/>
            <w:left w:val="none" w:sz="0" w:space="0" w:color="auto"/>
            <w:bottom w:val="none" w:sz="0" w:space="0" w:color="auto"/>
            <w:right w:val="none" w:sz="0" w:space="0" w:color="auto"/>
          </w:divBdr>
        </w:div>
        <w:div w:id="2129548862">
          <w:marLeft w:val="640"/>
          <w:marRight w:val="0"/>
          <w:marTop w:val="0"/>
          <w:marBottom w:val="0"/>
          <w:divBdr>
            <w:top w:val="none" w:sz="0" w:space="0" w:color="auto"/>
            <w:left w:val="none" w:sz="0" w:space="0" w:color="auto"/>
            <w:bottom w:val="none" w:sz="0" w:space="0" w:color="auto"/>
            <w:right w:val="none" w:sz="0" w:space="0" w:color="auto"/>
          </w:divBdr>
        </w:div>
        <w:div w:id="2140876462">
          <w:marLeft w:val="640"/>
          <w:marRight w:val="0"/>
          <w:marTop w:val="0"/>
          <w:marBottom w:val="0"/>
          <w:divBdr>
            <w:top w:val="none" w:sz="0" w:space="0" w:color="auto"/>
            <w:left w:val="none" w:sz="0" w:space="0" w:color="auto"/>
            <w:bottom w:val="none" w:sz="0" w:space="0" w:color="auto"/>
            <w:right w:val="none" w:sz="0" w:space="0" w:color="auto"/>
          </w:divBdr>
        </w:div>
      </w:divsChild>
    </w:div>
    <w:div w:id="1249926659">
      <w:marLeft w:val="640"/>
      <w:marRight w:val="0"/>
      <w:marTop w:val="0"/>
      <w:marBottom w:val="0"/>
      <w:divBdr>
        <w:top w:val="none" w:sz="0" w:space="0" w:color="auto"/>
        <w:left w:val="none" w:sz="0" w:space="0" w:color="auto"/>
        <w:bottom w:val="none" w:sz="0" w:space="0" w:color="auto"/>
        <w:right w:val="none" w:sz="0" w:space="0" w:color="auto"/>
      </w:divBdr>
    </w:div>
    <w:div w:id="1255360305">
      <w:marLeft w:val="640"/>
      <w:marRight w:val="0"/>
      <w:marTop w:val="0"/>
      <w:marBottom w:val="0"/>
      <w:divBdr>
        <w:top w:val="none" w:sz="0" w:space="0" w:color="auto"/>
        <w:left w:val="none" w:sz="0" w:space="0" w:color="auto"/>
        <w:bottom w:val="none" w:sz="0" w:space="0" w:color="auto"/>
        <w:right w:val="none" w:sz="0" w:space="0" w:color="auto"/>
      </w:divBdr>
    </w:div>
    <w:div w:id="1259829505">
      <w:marLeft w:val="640"/>
      <w:marRight w:val="0"/>
      <w:marTop w:val="0"/>
      <w:marBottom w:val="0"/>
      <w:divBdr>
        <w:top w:val="none" w:sz="0" w:space="0" w:color="auto"/>
        <w:left w:val="none" w:sz="0" w:space="0" w:color="auto"/>
        <w:bottom w:val="none" w:sz="0" w:space="0" w:color="auto"/>
        <w:right w:val="none" w:sz="0" w:space="0" w:color="auto"/>
      </w:divBdr>
    </w:div>
    <w:div w:id="1263880825">
      <w:marLeft w:val="640"/>
      <w:marRight w:val="0"/>
      <w:marTop w:val="0"/>
      <w:marBottom w:val="0"/>
      <w:divBdr>
        <w:top w:val="none" w:sz="0" w:space="0" w:color="auto"/>
        <w:left w:val="none" w:sz="0" w:space="0" w:color="auto"/>
        <w:bottom w:val="none" w:sz="0" w:space="0" w:color="auto"/>
        <w:right w:val="none" w:sz="0" w:space="0" w:color="auto"/>
      </w:divBdr>
    </w:div>
    <w:div w:id="1265727307">
      <w:marLeft w:val="640"/>
      <w:marRight w:val="0"/>
      <w:marTop w:val="0"/>
      <w:marBottom w:val="0"/>
      <w:divBdr>
        <w:top w:val="none" w:sz="0" w:space="0" w:color="auto"/>
        <w:left w:val="none" w:sz="0" w:space="0" w:color="auto"/>
        <w:bottom w:val="none" w:sz="0" w:space="0" w:color="auto"/>
        <w:right w:val="none" w:sz="0" w:space="0" w:color="auto"/>
      </w:divBdr>
    </w:div>
    <w:div w:id="1267929233">
      <w:marLeft w:val="640"/>
      <w:marRight w:val="0"/>
      <w:marTop w:val="0"/>
      <w:marBottom w:val="0"/>
      <w:divBdr>
        <w:top w:val="none" w:sz="0" w:space="0" w:color="auto"/>
        <w:left w:val="none" w:sz="0" w:space="0" w:color="auto"/>
        <w:bottom w:val="none" w:sz="0" w:space="0" w:color="auto"/>
        <w:right w:val="none" w:sz="0" w:space="0" w:color="auto"/>
      </w:divBdr>
    </w:div>
    <w:div w:id="1269772575">
      <w:marLeft w:val="640"/>
      <w:marRight w:val="0"/>
      <w:marTop w:val="0"/>
      <w:marBottom w:val="0"/>
      <w:divBdr>
        <w:top w:val="none" w:sz="0" w:space="0" w:color="auto"/>
        <w:left w:val="none" w:sz="0" w:space="0" w:color="auto"/>
        <w:bottom w:val="none" w:sz="0" w:space="0" w:color="auto"/>
        <w:right w:val="none" w:sz="0" w:space="0" w:color="auto"/>
      </w:divBdr>
    </w:div>
    <w:div w:id="1270897798">
      <w:marLeft w:val="640"/>
      <w:marRight w:val="0"/>
      <w:marTop w:val="0"/>
      <w:marBottom w:val="0"/>
      <w:divBdr>
        <w:top w:val="none" w:sz="0" w:space="0" w:color="auto"/>
        <w:left w:val="none" w:sz="0" w:space="0" w:color="auto"/>
        <w:bottom w:val="none" w:sz="0" w:space="0" w:color="auto"/>
        <w:right w:val="none" w:sz="0" w:space="0" w:color="auto"/>
      </w:divBdr>
    </w:div>
    <w:div w:id="1270964219">
      <w:marLeft w:val="640"/>
      <w:marRight w:val="0"/>
      <w:marTop w:val="0"/>
      <w:marBottom w:val="0"/>
      <w:divBdr>
        <w:top w:val="none" w:sz="0" w:space="0" w:color="auto"/>
        <w:left w:val="none" w:sz="0" w:space="0" w:color="auto"/>
        <w:bottom w:val="none" w:sz="0" w:space="0" w:color="auto"/>
        <w:right w:val="none" w:sz="0" w:space="0" w:color="auto"/>
      </w:divBdr>
    </w:div>
    <w:div w:id="1272666563">
      <w:marLeft w:val="640"/>
      <w:marRight w:val="0"/>
      <w:marTop w:val="0"/>
      <w:marBottom w:val="0"/>
      <w:divBdr>
        <w:top w:val="none" w:sz="0" w:space="0" w:color="auto"/>
        <w:left w:val="none" w:sz="0" w:space="0" w:color="auto"/>
        <w:bottom w:val="none" w:sz="0" w:space="0" w:color="auto"/>
        <w:right w:val="none" w:sz="0" w:space="0" w:color="auto"/>
      </w:divBdr>
    </w:div>
    <w:div w:id="1272932432">
      <w:marLeft w:val="640"/>
      <w:marRight w:val="0"/>
      <w:marTop w:val="0"/>
      <w:marBottom w:val="0"/>
      <w:divBdr>
        <w:top w:val="none" w:sz="0" w:space="0" w:color="auto"/>
        <w:left w:val="none" w:sz="0" w:space="0" w:color="auto"/>
        <w:bottom w:val="none" w:sz="0" w:space="0" w:color="auto"/>
        <w:right w:val="none" w:sz="0" w:space="0" w:color="auto"/>
      </w:divBdr>
    </w:div>
    <w:div w:id="1273367863">
      <w:marLeft w:val="640"/>
      <w:marRight w:val="0"/>
      <w:marTop w:val="0"/>
      <w:marBottom w:val="0"/>
      <w:divBdr>
        <w:top w:val="none" w:sz="0" w:space="0" w:color="auto"/>
        <w:left w:val="none" w:sz="0" w:space="0" w:color="auto"/>
        <w:bottom w:val="none" w:sz="0" w:space="0" w:color="auto"/>
        <w:right w:val="none" w:sz="0" w:space="0" w:color="auto"/>
      </w:divBdr>
    </w:div>
    <w:div w:id="1275286262">
      <w:marLeft w:val="640"/>
      <w:marRight w:val="0"/>
      <w:marTop w:val="0"/>
      <w:marBottom w:val="0"/>
      <w:divBdr>
        <w:top w:val="none" w:sz="0" w:space="0" w:color="auto"/>
        <w:left w:val="none" w:sz="0" w:space="0" w:color="auto"/>
        <w:bottom w:val="none" w:sz="0" w:space="0" w:color="auto"/>
        <w:right w:val="none" w:sz="0" w:space="0" w:color="auto"/>
      </w:divBdr>
    </w:div>
    <w:div w:id="1276906893">
      <w:marLeft w:val="640"/>
      <w:marRight w:val="0"/>
      <w:marTop w:val="0"/>
      <w:marBottom w:val="0"/>
      <w:divBdr>
        <w:top w:val="none" w:sz="0" w:space="0" w:color="auto"/>
        <w:left w:val="none" w:sz="0" w:space="0" w:color="auto"/>
        <w:bottom w:val="none" w:sz="0" w:space="0" w:color="auto"/>
        <w:right w:val="none" w:sz="0" w:space="0" w:color="auto"/>
      </w:divBdr>
    </w:div>
    <w:div w:id="1277256800">
      <w:marLeft w:val="640"/>
      <w:marRight w:val="0"/>
      <w:marTop w:val="0"/>
      <w:marBottom w:val="0"/>
      <w:divBdr>
        <w:top w:val="none" w:sz="0" w:space="0" w:color="auto"/>
        <w:left w:val="none" w:sz="0" w:space="0" w:color="auto"/>
        <w:bottom w:val="none" w:sz="0" w:space="0" w:color="auto"/>
        <w:right w:val="none" w:sz="0" w:space="0" w:color="auto"/>
      </w:divBdr>
    </w:div>
    <w:div w:id="1279028765">
      <w:marLeft w:val="640"/>
      <w:marRight w:val="0"/>
      <w:marTop w:val="0"/>
      <w:marBottom w:val="0"/>
      <w:divBdr>
        <w:top w:val="none" w:sz="0" w:space="0" w:color="auto"/>
        <w:left w:val="none" w:sz="0" w:space="0" w:color="auto"/>
        <w:bottom w:val="none" w:sz="0" w:space="0" w:color="auto"/>
        <w:right w:val="none" w:sz="0" w:space="0" w:color="auto"/>
      </w:divBdr>
    </w:div>
    <w:div w:id="1279949220">
      <w:marLeft w:val="640"/>
      <w:marRight w:val="0"/>
      <w:marTop w:val="0"/>
      <w:marBottom w:val="0"/>
      <w:divBdr>
        <w:top w:val="none" w:sz="0" w:space="0" w:color="auto"/>
        <w:left w:val="none" w:sz="0" w:space="0" w:color="auto"/>
        <w:bottom w:val="none" w:sz="0" w:space="0" w:color="auto"/>
        <w:right w:val="none" w:sz="0" w:space="0" w:color="auto"/>
      </w:divBdr>
    </w:div>
    <w:div w:id="1282691471">
      <w:marLeft w:val="640"/>
      <w:marRight w:val="0"/>
      <w:marTop w:val="0"/>
      <w:marBottom w:val="0"/>
      <w:divBdr>
        <w:top w:val="none" w:sz="0" w:space="0" w:color="auto"/>
        <w:left w:val="none" w:sz="0" w:space="0" w:color="auto"/>
        <w:bottom w:val="none" w:sz="0" w:space="0" w:color="auto"/>
        <w:right w:val="none" w:sz="0" w:space="0" w:color="auto"/>
      </w:divBdr>
    </w:div>
    <w:div w:id="1283733599">
      <w:marLeft w:val="640"/>
      <w:marRight w:val="0"/>
      <w:marTop w:val="0"/>
      <w:marBottom w:val="0"/>
      <w:divBdr>
        <w:top w:val="none" w:sz="0" w:space="0" w:color="auto"/>
        <w:left w:val="none" w:sz="0" w:space="0" w:color="auto"/>
        <w:bottom w:val="none" w:sz="0" w:space="0" w:color="auto"/>
        <w:right w:val="none" w:sz="0" w:space="0" w:color="auto"/>
      </w:divBdr>
    </w:div>
    <w:div w:id="1290286567">
      <w:marLeft w:val="640"/>
      <w:marRight w:val="0"/>
      <w:marTop w:val="0"/>
      <w:marBottom w:val="0"/>
      <w:divBdr>
        <w:top w:val="none" w:sz="0" w:space="0" w:color="auto"/>
        <w:left w:val="none" w:sz="0" w:space="0" w:color="auto"/>
        <w:bottom w:val="none" w:sz="0" w:space="0" w:color="auto"/>
        <w:right w:val="none" w:sz="0" w:space="0" w:color="auto"/>
      </w:divBdr>
    </w:div>
    <w:div w:id="1311246997">
      <w:marLeft w:val="640"/>
      <w:marRight w:val="0"/>
      <w:marTop w:val="0"/>
      <w:marBottom w:val="0"/>
      <w:divBdr>
        <w:top w:val="none" w:sz="0" w:space="0" w:color="auto"/>
        <w:left w:val="none" w:sz="0" w:space="0" w:color="auto"/>
        <w:bottom w:val="none" w:sz="0" w:space="0" w:color="auto"/>
        <w:right w:val="none" w:sz="0" w:space="0" w:color="auto"/>
      </w:divBdr>
    </w:div>
    <w:div w:id="1314215236">
      <w:marLeft w:val="640"/>
      <w:marRight w:val="0"/>
      <w:marTop w:val="0"/>
      <w:marBottom w:val="0"/>
      <w:divBdr>
        <w:top w:val="none" w:sz="0" w:space="0" w:color="auto"/>
        <w:left w:val="none" w:sz="0" w:space="0" w:color="auto"/>
        <w:bottom w:val="none" w:sz="0" w:space="0" w:color="auto"/>
        <w:right w:val="none" w:sz="0" w:space="0" w:color="auto"/>
      </w:divBdr>
    </w:div>
    <w:div w:id="1321160114">
      <w:marLeft w:val="640"/>
      <w:marRight w:val="0"/>
      <w:marTop w:val="0"/>
      <w:marBottom w:val="0"/>
      <w:divBdr>
        <w:top w:val="none" w:sz="0" w:space="0" w:color="auto"/>
        <w:left w:val="none" w:sz="0" w:space="0" w:color="auto"/>
        <w:bottom w:val="none" w:sz="0" w:space="0" w:color="auto"/>
        <w:right w:val="none" w:sz="0" w:space="0" w:color="auto"/>
      </w:divBdr>
    </w:div>
    <w:div w:id="1322927124">
      <w:marLeft w:val="640"/>
      <w:marRight w:val="0"/>
      <w:marTop w:val="0"/>
      <w:marBottom w:val="0"/>
      <w:divBdr>
        <w:top w:val="none" w:sz="0" w:space="0" w:color="auto"/>
        <w:left w:val="none" w:sz="0" w:space="0" w:color="auto"/>
        <w:bottom w:val="none" w:sz="0" w:space="0" w:color="auto"/>
        <w:right w:val="none" w:sz="0" w:space="0" w:color="auto"/>
      </w:divBdr>
    </w:div>
    <w:div w:id="1326857179">
      <w:marLeft w:val="640"/>
      <w:marRight w:val="0"/>
      <w:marTop w:val="0"/>
      <w:marBottom w:val="0"/>
      <w:divBdr>
        <w:top w:val="none" w:sz="0" w:space="0" w:color="auto"/>
        <w:left w:val="none" w:sz="0" w:space="0" w:color="auto"/>
        <w:bottom w:val="none" w:sz="0" w:space="0" w:color="auto"/>
        <w:right w:val="none" w:sz="0" w:space="0" w:color="auto"/>
      </w:divBdr>
    </w:div>
    <w:div w:id="1327635782">
      <w:marLeft w:val="640"/>
      <w:marRight w:val="0"/>
      <w:marTop w:val="0"/>
      <w:marBottom w:val="0"/>
      <w:divBdr>
        <w:top w:val="none" w:sz="0" w:space="0" w:color="auto"/>
        <w:left w:val="none" w:sz="0" w:space="0" w:color="auto"/>
        <w:bottom w:val="none" w:sz="0" w:space="0" w:color="auto"/>
        <w:right w:val="none" w:sz="0" w:space="0" w:color="auto"/>
      </w:divBdr>
    </w:div>
    <w:div w:id="1327781172">
      <w:marLeft w:val="640"/>
      <w:marRight w:val="0"/>
      <w:marTop w:val="0"/>
      <w:marBottom w:val="0"/>
      <w:divBdr>
        <w:top w:val="none" w:sz="0" w:space="0" w:color="auto"/>
        <w:left w:val="none" w:sz="0" w:space="0" w:color="auto"/>
        <w:bottom w:val="none" w:sz="0" w:space="0" w:color="auto"/>
        <w:right w:val="none" w:sz="0" w:space="0" w:color="auto"/>
      </w:divBdr>
    </w:div>
    <w:div w:id="1338311926">
      <w:marLeft w:val="640"/>
      <w:marRight w:val="0"/>
      <w:marTop w:val="0"/>
      <w:marBottom w:val="0"/>
      <w:divBdr>
        <w:top w:val="none" w:sz="0" w:space="0" w:color="auto"/>
        <w:left w:val="none" w:sz="0" w:space="0" w:color="auto"/>
        <w:bottom w:val="none" w:sz="0" w:space="0" w:color="auto"/>
        <w:right w:val="none" w:sz="0" w:space="0" w:color="auto"/>
      </w:divBdr>
    </w:div>
    <w:div w:id="1341545633">
      <w:marLeft w:val="640"/>
      <w:marRight w:val="0"/>
      <w:marTop w:val="0"/>
      <w:marBottom w:val="0"/>
      <w:divBdr>
        <w:top w:val="none" w:sz="0" w:space="0" w:color="auto"/>
        <w:left w:val="none" w:sz="0" w:space="0" w:color="auto"/>
        <w:bottom w:val="none" w:sz="0" w:space="0" w:color="auto"/>
        <w:right w:val="none" w:sz="0" w:space="0" w:color="auto"/>
      </w:divBdr>
    </w:div>
    <w:div w:id="1342583577">
      <w:marLeft w:val="640"/>
      <w:marRight w:val="0"/>
      <w:marTop w:val="0"/>
      <w:marBottom w:val="0"/>
      <w:divBdr>
        <w:top w:val="none" w:sz="0" w:space="0" w:color="auto"/>
        <w:left w:val="none" w:sz="0" w:space="0" w:color="auto"/>
        <w:bottom w:val="none" w:sz="0" w:space="0" w:color="auto"/>
        <w:right w:val="none" w:sz="0" w:space="0" w:color="auto"/>
      </w:divBdr>
    </w:div>
    <w:div w:id="1344433950">
      <w:marLeft w:val="640"/>
      <w:marRight w:val="0"/>
      <w:marTop w:val="0"/>
      <w:marBottom w:val="0"/>
      <w:divBdr>
        <w:top w:val="none" w:sz="0" w:space="0" w:color="auto"/>
        <w:left w:val="none" w:sz="0" w:space="0" w:color="auto"/>
        <w:bottom w:val="none" w:sz="0" w:space="0" w:color="auto"/>
        <w:right w:val="none" w:sz="0" w:space="0" w:color="auto"/>
      </w:divBdr>
    </w:div>
    <w:div w:id="1344549313">
      <w:marLeft w:val="640"/>
      <w:marRight w:val="0"/>
      <w:marTop w:val="0"/>
      <w:marBottom w:val="0"/>
      <w:divBdr>
        <w:top w:val="none" w:sz="0" w:space="0" w:color="auto"/>
        <w:left w:val="none" w:sz="0" w:space="0" w:color="auto"/>
        <w:bottom w:val="none" w:sz="0" w:space="0" w:color="auto"/>
        <w:right w:val="none" w:sz="0" w:space="0" w:color="auto"/>
      </w:divBdr>
    </w:div>
    <w:div w:id="1346516485">
      <w:marLeft w:val="640"/>
      <w:marRight w:val="0"/>
      <w:marTop w:val="0"/>
      <w:marBottom w:val="0"/>
      <w:divBdr>
        <w:top w:val="none" w:sz="0" w:space="0" w:color="auto"/>
        <w:left w:val="none" w:sz="0" w:space="0" w:color="auto"/>
        <w:bottom w:val="none" w:sz="0" w:space="0" w:color="auto"/>
        <w:right w:val="none" w:sz="0" w:space="0" w:color="auto"/>
      </w:divBdr>
    </w:div>
    <w:div w:id="1348097168">
      <w:marLeft w:val="640"/>
      <w:marRight w:val="0"/>
      <w:marTop w:val="0"/>
      <w:marBottom w:val="0"/>
      <w:divBdr>
        <w:top w:val="none" w:sz="0" w:space="0" w:color="auto"/>
        <w:left w:val="none" w:sz="0" w:space="0" w:color="auto"/>
        <w:bottom w:val="none" w:sz="0" w:space="0" w:color="auto"/>
        <w:right w:val="none" w:sz="0" w:space="0" w:color="auto"/>
      </w:divBdr>
    </w:div>
    <w:div w:id="1349600826">
      <w:marLeft w:val="640"/>
      <w:marRight w:val="0"/>
      <w:marTop w:val="0"/>
      <w:marBottom w:val="0"/>
      <w:divBdr>
        <w:top w:val="none" w:sz="0" w:space="0" w:color="auto"/>
        <w:left w:val="none" w:sz="0" w:space="0" w:color="auto"/>
        <w:bottom w:val="none" w:sz="0" w:space="0" w:color="auto"/>
        <w:right w:val="none" w:sz="0" w:space="0" w:color="auto"/>
      </w:divBdr>
    </w:div>
    <w:div w:id="1349913226">
      <w:marLeft w:val="640"/>
      <w:marRight w:val="0"/>
      <w:marTop w:val="0"/>
      <w:marBottom w:val="0"/>
      <w:divBdr>
        <w:top w:val="none" w:sz="0" w:space="0" w:color="auto"/>
        <w:left w:val="none" w:sz="0" w:space="0" w:color="auto"/>
        <w:bottom w:val="none" w:sz="0" w:space="0" w:color="auto"/>
        <w:right w:val="none" w:sz="0" w:space="0" w:color="auto"/>
      </w:divBdr>
    </w:div>
    <w:div w:id="1352952729">
      <w:marLeft w:val="640"/>
      <w:marRight w:val="0"/>
      <w:marTop w:val="0"/>
      <w:marBottom w:val="0"/>
      <w:divBdr>
        <w:top w:val="none" w:sz="0" w:space="0" w:color="auto"/>
        <w:left w:val="none" w:sz="0" w:space="0" w:color="auto"/>
        <w:bottom w:val="none" w:sz="0" w:space="0" w:color="auto"/>
        <w:right w:val="none" w:sz="0" w:space="0" w:color="auto"/>
      </w:divBdr>
    </w:div>
    <w:div w:id="1353334788">
      <w:marLeft w:val="640"/>
      <w:marRight w:val="0"/>
      <w:marTop w:val="0"/>
      <w:marBottom w:val="0"/>
      <w:divBdr>
        <w:top w:val="none" w:sz="0" w:space="0" w:color="auto"/>
        <w:left w:val="none" w:sz="0" w:space="0" w:color="auto"/>
        <w:bottom w:val="none" w:sz="0" w:space="0" w:color="auto"/>
        <w:right w:val="none" w:sz="0" w:space="0" w:color="auto"/>
      </w:divBdr>
    </w:div>
    <w:div w:id="1353340565">
      <w:marLeft w:val="640"/>
      <w:marRight w:val="0"/>
      <w:marTop w:val="0"/>
      <w:marBottom w:val="0"/>
      <w:divBdr>
        <w:top w:val="none" w:sz="0" w:space="0" w:color="auto"/>
        <w:left w:val="none" w:sz="0" w:space="0" w:color="auto"/>
        <w:bottom w:val="none" w:sz="0" w:space="0" w:color="auto"/>
        <w:right w:val="none" w:sz="0" w:space="0" w:color="auto"/>
      </w:divBdr>
    </w:div>
    <w:div w:id="1358265196">
      <w:marLeft w:val="640"/>
      <w:marRight w:val="0"/>
      <w:marTop w:val="0"/>
      <w:marBottom w:val="0"/>
      <w:divBdr>
        <w:top w:val="none" w:sz="0" w:space="0" w:color="auto"/>
        <w:left w:val="none" w:sz="0" w:space="0" w:color="auto"/>
        <w:bottom w:val="none" w:sz="0" w:space="0" w:color="auto"/>
        <w:right w:val="none" w:sz="0" w:space="0" w:color="auto"/>
      </w:divBdr>
    </w:div>
    <w:div w:id="1360089223">
      <w:marLeft w:val="640"/>
      <w:marRight w:val="0"/>
      <w:marTop w:val="0"/>
      <w:marBottom w:val="0"/>
      <w:divBdr>
        <w:top w:val="none" w:sz="0" w:space="0" w:color="auto"/>
        <w:left w:val="none" w:sz="0" w:space="0" w:color="auto"/>
        <w:bottom w:val="none" w:sz="0" w:space="0" w:color="auto"/>
        <w:right w:val="none" w:sz="0" w:space="0" w:color="auto"/>
      </w:divBdr>
    </w:div>
    <w:div w:id="1361470791">
      <w:marLeft w:val="640"/>
      <w:marRight w:val="0"/>
      <w:marTop w:val="0"/>
      <w:marBottom w:val="0"/>
      <w:divBdr>
        <w:top w:val="none" w:sz="0" w:space="0" w:color="auto"/>
        <w:left w:val="none" w:sz="0" w:space="0" w:color="auto"/>
        <w:bottom w:val="none" w:sz="0" w:space="0" w:color="auto"/>
        <w:right w:val="none" w:sz="0" w:space="0" w:color="auto"/>
      </w:divBdr>
    </w:div>
    <w:div w:id="1365206123">
      <w:marLeft w:val="640"/>
      <w:marRight w:val="0"/>
      <w:marTop w:val="0"/>
      <w:marBottom w:val="0"/>
      <w:divBdr>
        <w:top w:val="none" w:sz="0" w:space="0" w:color="auto"/>
        <w:left w:val="none" w:sz="0" w:space="0" w:color="auto"/>
        <w:bottom w:val="none" w:sz="0" w:space="0" w:color="auto"/>
        <w:right w:val="none" w:sz="0" w:space="0" w:color="auto"/>
      </w:divBdr>
    </w:div>
    <w:div w:id="1372653444">
      <w:marLeft w:val="640"/>
      <w:marRight w:val="0"/>
      <w:marTop w:val="0"/>
      <w:marBottom w:val="0"/>
      <w:divBdr>
        <w:top w:val="none" w:sz="0" w:space="0" w:color="auto"/>
        <w:left w:val="none" w:sz="0" w:space="0" w:color="auto"/>
        <w:bottom w:val="none" w:sz="0" w:space="0" w:color="auto"/>
        <w:right w:val="none" w:sz="0" w:space="0" w:color="auto"/>
      </w:divBdr>
    </w:div>
    <w:div w:id="1373530396">
      <w:marLeft w:val="640"/>
      <w:marRight w:val="0"/>
      <w:marTop w:val="0"/>
      <w:marBottom w:val="0"/>
      <w:divBdr>
        <w:top w:val="none" w:sz="0" w:space="0" w:color="auto"/>
        <w:left w:val="none" w:sz="0" w:space="0" w:color="auto"/>
        <w:bottom w:val="none" w:sz="0" w:space="0" w:color="auto"/>
        <w:right w:val="none" w:sz="0" w:space="0" w:color="auto"/>
      </w:divBdr>
    </w:div>
    <w:div w:id="1375344850">
      <w:marLeft w:val="640"/>
      <w:marRight w:val="0"/>
      <w:marTop w:val="0"/>
      <w:marBottom w:val="0"/>
      <w:divBdr>
        <w:top w:val="none" w:sz="0" w:space="0" w:color="auto"/>
        <w:left w:val="none" w:sz="0" w:space="0" w:color="auto"/>
        <w:bottom w:val="none" w:sz="0" w:space="0" w:color="auto"/>
        <w:right w:val="none" w:sz="0" w:space="0" w:color="auto"/>
      </w:divBdr>
    </w:div>
    <w:div w:id="1382247558">
      <w:marLeft w:val="640"/>
      <w:marRight w:val="0"/>
      <w:marTop w:val="0"/>
      <w:marBottom w:val="0"/>
      <w:divBdr>
        <w:top w:val="none" w:sz="0" w:space="0" w:color="auto"/>
        <w:left w:val="none" w:sz="0" w:space="0" w:color="auto"/>
        <w:bottom w:val="none" w:sz="0" w:space="0" w:color="auto"/>
        <w:right w:val="none" w:sz="0" w:space="0" w:color="auto"/>
      </w:divBdr>
    </w:div>
    <w:div w:id="1385061416">
      <w:marLeft w:val="640"/>
      <w:marRight w:val="0"/>
      <w:marTop w:val="0"/>
      <w:marBottom w:val="0"/>
      <w:divBdr>
        <w:top w:val="none" w:sz="0" w:space="0" w:color="auto"/>
        <w:left w:val="none" w:sz="0" w:space="0" w:color="auto"/>
        <w:bottom w:val="none" w:sz="0" w:space="0" w:color="auto"/>
        <w:right w:val="none" w:sz="0" w:space="0" w:color="auto"/>
      </w:divBdr>
    </w:div>
    <w:div w:id="1385179771">
      <w:marLeft w:val="640"/>
      <w:marRight w:val="0"/>
      <w:marTop w:val="0"/>
      <w:marBottom w:val="0"/>
      <w:divBdr>
        <w:top w:val="none" w:sz="0" w:space="0" w:color="auto"/>
        <w:left w:val="none" w:sz="0" w:space="0" w:color="auto"/>
        <w:bottom w:val="none" w:sz="0" w:space="0" w:color="auto"/>
        <w:right w:val="none" w:sz="0" w:space="0" w:color="auto"/>
      </w:divBdr>
    </w:div>
    <w:div w:id="1386175401">
      <w:marLeft w:val="640"/>
      <w:marRight w:val="0"/>
      <w:marTop w:val="0"/>
      <w:marBottom w:val="0"/>
      <w:divBdr>
        <w:top w:val="none" w:sz="0" w:space="0" w:color="auto"/>
        <w:left w:val="none" w:sz="0" w:space="0" w:color="auto"/>
        <w:bottom w:val="none" w:sz="0" w:space="0" w:color="auto"/>
        <w:right w:val="none" w:sz="0" w:space="0" w:color="auto"/>
      </w:divBdr>
    </w:div>
    <w:div w:id="1386248243">
      <w:marLeft w:val="640"/>
      <w:marRight w:val="0"/>
      <w:marTop w:val="0"/>
      <w:marBottom w:val="0"/>
      <w:divBdr>
        <w:top w:val="none" w:sz="0" w:space="0" w:color="auto"/>
        <w:left w:val="none" w:sz="0" w:space="0" w:color="auto"/>
        <w:bottom w:val="none" w:sz="0" w:space="0" w:color="auto"/>
        <w:right w:val="none" w:sz="0" w:space="0" w:color="auto"/>
      </w:divBdr>
    </w:div>
    <w:div w:id="1386562257">
      <w:marLeft w:val="640"/>
      <w:marRight w:val="0"/>
      <w:marTop w:val="0"/>
      <w:marBottom w:val="0"/>
      <w:divBdr>
        <w:top w:val="none" w:sz="0" w:space="0" w:color="auto"/>
        <w:left w:val="none" w:sz="0" w:space="0" w:color="auto"/>
        <w:bottom w:val="none" w:sz="0" w:space="0" w:color="auto"/>
        <w:right w:val="none" w:sz="0" w:space="0" w:color="auto"/>
      </w:divBdr>
    </w:div>
    <w:div w:id="1387100461">
      <w:marLeft w:val="640"/>
      <w:marRight w:val="0"/>
      <w:marTop w:val="0"/>
      <w:marBottom w:val="0"/>
      <w:divBdr>
        <w:top w:val="none" w:sz="0" w:space="0" w:color="auto"/>
        <w:left w:val="none" w:sz="0" w:space="0" w:color="auto"/>
        <w:bottom w:val="none" w:sz="0" w:space="0" w:color="auto"/>
        <w:right w:val="none" w:sz="0" w:space="0" w:color="auto"/>
      </w:divBdr>
    </w:div>
    <w:div w:id="1389450230">
      <w:marLeft w:val="640"/>
      <w:marRight w:val="0"/>
      <w:marTop w:val="0"/>
      <w:marBottom w:val="0"/>
      <w:divBdr>
        <w:top w:val="none" w:sz="0" w:space="0" w:color="auto"/>
        <w:left w:val="none" w:sz="0" w:space="0" w:color="auto"/>
        <w:bottom w:val="none" w:sz="0" w:space="0" w:color="auto"/>
        <w:right w:val="none" w:sz="0" w:space="0" w:color="auto"/>
      </w:divBdr>
    </w:div>
    <w:div w:id="1389719450">
      <w:bodyDiv w:val="1"/>
      <w:marLeft w:val="0"/>
      <w:marRight w:val="0"/>
      <w:marTop w:val="0"/>
      <w:marBottom w:val="0"/>
      <w:divBdr>
        <w:top w:val="none" w:sz="0" w:space="0" w:color="auto"/>
        <w:left w:val="none" w:sz="0" w:space="0" w:color="auto"/>
        <w:bottom w:val="none" w:sz="0" w:space="0" w:color="auto"/>
        <w:right w:val="none" w:sz="0" w:space="0" w:color="auto"/>
      </w:divBdr>
      <w:divsChild>
        <w:div w:id="614678911">
          <w:marLeft w:val="0"/>
          <w:marRight w:val="0"/>
          <w:marTop w:val="0"/>
          <w:marBottom w:val="0"/>
          <w:divBdr>
            <w:top w:val="none" w:sz="0" w:space="0" w:color="auto"/>
            <w:left w:val="none" w:sz="0" w:space="0" w:color="auto"/>
            <w:bottom w:val="none" w:sz="0" w:space="0" w:color="auto"/>
            <w:right w:val="none" w:sz="0" w:space="0" w:color="auto"/>
          </w:divBdr>
          <w:divsChild>
            <w:div w:id="1794470964">
              <w:marLeft w:val="0"/>
              <w:marRight w:val="0"/>
              <w:marTop w:val="0"/>
              <w:marBottom w:val="0"/>
              <w:divBdr>
                <w:top w:val="none" w:sz="0" w:space="0" w:color="auto"/>
                <w:left w:val="none" w:sz="0" w:space="0" w:color="auto"/>
                <w:bottom w:val="none" w:sz="0" w:space="0" w:color="auto"/>
                <w:right w:val="none" w:sz="0" w:space="0" w:color="auto"/>
              </w:divBdr>
              <w:divsChild>
                <w:div w:id="59926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434473">
      <w:marLeft w:val="640"/>
      <w:marRight w:val="0"/>
      <w:marTop w:val="0"/>
      <w:marBottom w:val="0"/>
      <w:divBdr>
        <w:top w:val="none" w:sz="0" w:space="0" w:color="auto"/>
        <w:left w:val="none" w:sz="0" w:space="0" w:color="auto"/>
        <w:bottom w:val="none" w:sz="0" w:space="0" w:color="auto"/>
        <w:right w:val="none" w:sz="0" w:space="0" w:color="auto"/>
      </w:divBdr>
    </w:div>
    <w:div w:id="1404109718">
      <w:marLeft w:val="640"/>
      <w:marRight w:val="0"/>
      <w:marTop w:val="0"/>
      <w:marBottom w:val="0"/>
      <w:divBdr>
        <w:top w:val="none" w:sz="0" w:space="0" w:color="auto"/>
        <w:left w:val="none" w:sz="0" w:space="0" w:color="auto"/>
        <w:bottom w:val="none" w:sz="0" w:space="0" w:color="auto"/>
        <w:right w:val="none" w:sz="0" w:space="0" w:color="auto"/>
      </w:divBdr>
    </w:div>
    <w:div w:id="1408503549">
      <w:marLeft w:val="640"/>
      <w:marRight w:val="0"/>
      <w:marTop w:val="0"/>
      <w:marBottom w:val="0"/>
      <w:divBdr>
        <w:top w:val="none" w:sz="0" w:space="0" w:color="auto"/>
        <w:left w:val="none" w:sz="0" w:space="0" w:color="auto"/>
        <w:bottom w:val="none" w:sz="0" w:space="0" w:color="auto"/>
        <w:right w:val="none" w:sz="0" w:space="0" w:color="auto"/>
      </w:divBdr>
    </w:div>
    <w:div w:id="1411805893">
      <w:marLeft w:val="640"/>
      <w:marRight w:val="0"/>
      <w:marTop w:val="0"/>
      <w:marBottom w:val="0"/>
      <w:divBdr>
        <w:top w:val="none" w:sz="0" w:space="0" w:color="auto"/>
        <w:left w:val="none" w:sz="0" w:space="0" w:color="auto"/>
        <w:bottom w:val="none" w:sz="0" w:space="0" w:color="auto"/>
        <w:right w:val="none" w:sz="0" w:space="0" w:color="auto"/>
      </w:divBdr>
    </w:div>
    <w:div w:id="1415666959">
      <w:marLeft w:val="640"/>
      <w:marRight w:val="0"/>
      <w:marTop w:val="0"/>
      <w:marBottom w:val="0"/>
      <w:divBdr>
        <w:top w:val="none" w:sz="0" w:space="0" w:color="auto"/>
        <w:left w:val="none" w:sz="0" w:space="0" w:color="auto"/>
        <w:bottom w:val="none" w:sz="0" w:space="0" w:color="auto"/>
        <w:right w:val="none" w:sz="0" w:space="0" w:color="auto"/>
      </w:divBdr>
    </w:div>
    <w:div w:id="1422722140">
      <w:bodyDiv w:val="1"/>
      <w:marLeft w:val="0"/>
      <w:marRight w:val="0"/>
      <w:marTop w:val="0"/>
      <w:marBottom w:val="0"/>
      <w:divBdr>
        <w:top w:val="none" w:sz="0" w:space="0" w:color="auto"/>
        <w:left w:val="none" w:sz="0" w:space="0" w:color="auto"/>
        <w:bottom w:val="none" w:sz="0" w:space="0" w:color="auto"/>
        <w:right w:val="none" w:sz="0" w:space="0" w:color="auto"/>
      </w:divBdr>
    </w:div>
    <w:div w:id="1424841683">
      <w:marLeft w:val="640"/>
      <w:marRight w:val="0"/>
      <w:marTop w:val="0"/>
      <w:marBottom w:val="0"/>
      <w:divBdr>
        <w:top w:val="none" w:sz="0" w:space="0" w:color="auto"/>
        <w:left w:val="none" w:sz="0" w:space="0" w:color="auto"/>
        <w:bottom w:val="none" w:sz="0" w:space="0" w:color="auto"/>
        <w:right w:val="none" w:sz="0" w:space="0" w:color="auto"/>
      </w:divBdr>
    </w:div>
    <w:div w:id="1432359551">
      <w:marLeft w:val="640"/>
      <w:marRight w:val="0"/>
      <w:marTop w:val="0"/>
      <w:marBottom w:val="0"/>
      <w:divBdr>
        <w:top w:val="none" w:sz="0" w:space="0" w:color="auto"/>
        <w:left w:val="none" w:sz="0" w:space="0" w:color="auto"/>
        <w:bottom w:val="none" w:sz="0" w:space="0" w:color="auto"/>
        <w:right w:val="none" w:sz="0" w:space="0" w:color="auto"/>
      </w:divBdr>
    </w:div>
    <w:div w:id="1439717971">
      <w:marLeft w:val="640"/>
      <w:marRight w:val="0"/>
      <w:marTop w:val="0"/>
      <w:marBottom w:val="0"/>
      <w:divBdr>
        <w:top w:val="none" w:sz="0" w:space="0" w:color="auto"/>
        <w:left w:val="none" w:sz="0" w:space="0" w:color="auto"/>
        <w:bottom w:val="none" w:sz="0" w:space="0" w:color="auto"/>
        <w:right w:val="none" w:sz="0" w:space="0" w:color="auto"/>
      </w:divBdr>
    </w:div>
    <w:div w:id="1441757992">
      <w:marLeft w:val="640"/>
      <w:marRight w:val="0"/>
      <w:marTop w:val="0"/>
      <w:marBottom w:val="0"/>
      <w:divBdr>
        <w:top w:val="none" w:sz="0" w:space="0" w:color="auto"/>
        <w:left w:val="none" w:sz="0" w:space="0" w:color="auto"/>
        <w:bottom w:val="none" w:sz="0" w:space="0" w:color="auto"/>
        <w:right w:val="none" w:sz="0" w:space="0" w:color="auto"/>
      </w:divBdr>
    </w:div>
    <w:div w:id="1443457849">
      <w:marLeft w:val="640"/>
      <w:marRight w:val="0"/>
      <w:marTop w:val="0"/>
      <w:marBottom w:val="0"/>
      <w:divBdr>
        <w:top w:val="none" w:sz="0" w:space="0" w:color="auto"/>
        <w:left w:val="none" w:sz="0" w:space="0" w:color="auto"/>
        <w:bottom w:val="none" w:sz="0" w:space="0" w:color="auto"/>
        <w:right w:val="none" w:sz="0" w:space="0" w:color="auto"/>
      </w:divBdr>
    </w:div>
    <w:div w:id="1444113435">
      <w:marLeft w:val="640"/>
      <w:marRight w:val="0"/>
      <w:marTop w:val="0"/>
      <w:marBottom w:val="0"/>
      <w:divBdr>
        <w:top w:val="none" w:sz="0" w:space="0" w:color="auto"/>
        <w:left w:val="none" w:sz="0" w:space="0" w:color="auto"/>
        <w:bottom w:val="none" w:sz="0" w:space="0" w:color="auto"/>
        <w:right w:val="none" w:sz="0" w:space="0" w:color="auto"/>
      </w:divBdr>
    </w:div>
    <w:div w:id="1445151697">
      <w:marLeft w:val="640"/>
      <w:marRight w:val="0"/>
      <w:marTop w:val="0"/>
      <w:marBottom w:val="0"/>
      <w:divBdr>
        <w:top w:val="none" w:sz="0" w:space="0" w:color="auto"/>
        <w:left w:val="none" w:sz="0" w:space="0" w:color="auto"/>
        <w:bottom w:val="none" w:sz="0" w:space="0" w:color="auto"/>
        <w:right w:val="none" w:sz="0" w:space="0" w:color="auto"/>
      </w:divBdr>
    </w:div>
    <w:div w:id="1445808695">
      <w:marLeft w:val="640"/>
      <w:marRight w:val="0"/>
      <w:marTop w:val="0"/>
      <w:marBottom w:val="0"/>
      <w:divBdr>
        <w:top w:val="none" w:sz="0" w:space="0" w:color="auto"/>
        <w:left w:val="none" w:sz="0" w:space="0" w:color="auto"/>
        <w:bottom w:val="none" w:sz="0" w:space="0" w:color="auto"/>
        <w:right w:val="none" w:sz="0" w:space="0" w:color="auto"/>
      </w:divBdr>
    </w:div>
    <w:div w:id="1447625209">
      <w:marLeft w:val="640"/>
      <w:marRight w:val="0"/>
      <w:marTop w:val="0"/>
      <w:marBottom w:val="0"/>
      <w:divBdr>
        <w:top w:val="none" w:sz="0" w:space="0" w:color="auto"/>
        <w:left w:val="none" w:sz="0" w:space="0" w:color="auto"/>
        <w:bottom w:val="none" w:sz="0" w:space="0" w:color="auto"/>
        <w:right w:val="none" w:sz="0" w:space="0" w:color="auto"/>
      </w:divBdr>
    </w:div>
    <w:div w:id="1448038349">
      <w:marLeft w:val="640"/>
      <w:marRight w:val="0"/>
      <w:marTop w:val="0"/>
      <w:marBottom w:val="0"/>
      <w:divBdr>
        <w:top w:val="none" w:sz="0" w:space="0" w:color="auto"/>
        <w:left w:val="none" w:sz="0" w:space="0" w:color="auto"/>
        <w:bottom w:val="none" w:sz="0" w:space="0" w:color="auto"/>
        <w:right w:val="none" w:sz="0" w:space="0" w:color="auto"/>
      </w:divBdr>
    </w:div>
    <w:div w:id="1449158290">
      <w:marLeft w:val="640"/>
      <w:marRight w:val="0"/>
      <w:marTop w:val="0"/>
      <w:marBottom w:val="0"/>
      <w:divBdr>
        <w:top w:val="none" w:sz="0" w:space="0" w:color="auto"/>
        <w:left w:val="none" w:sz="0" w:space="0" w:color="auto"/>
        <w:bottom w:val="none" w:sz="0" w:space="0" w:color="auto"/>
        <w:right w:val="none" w:sz="0" w:space="0" w:color="auto"/>
      </w:divBdr>
    </w:div>
    <w:div w:id="1450323612">
      <w:marLeft w:val="640"/>
      <w:marRight w:val="0"/>
      <w:marTop w:val="0"/>
      <w:marBottom w:val="0"/>
      <w:divBdr>
        <w:top w:val="none" w:sz="0" w:space="0" w:color="auto"/>
        <w:left w:val="none" w:sz="0" w:space="0" w:color="auto"/>
        <w:bottom w:val="none" w:sz="0" w:space="0" w:color="auto"/>
        <w:right w:val="none" w:sz="0" w:space="0" w:color="auto"/>
      </w:divBdr>
    </w:div>
    <w:div w:id="1450394162">
      <w:marLeft w:val="640"/>
      <w:marRight w:val="0"/>
      <w:marTop w:val="0"/>
      <w:marBottom w:val="0"/>
      <w:divBdr>
        <w:top w:val="none" w:sz="0" w:space="0" w:color="auto"/>
        <w:left w:val="none" w:sz="0" w:space="0" w:color="auto"/>
        <w:bottom w:val="none" w:sz="0" w:space="0" w:color="auto"/>
        <w:right w:val="none" w:sz="0" w:space="0" w:color="auto"/>
      </w:divBdr>
    </w:div>
    <w:div w:id="1455099471">
      <w:marLeft w:val="640"/>
      <w:marRight w:val="0"/>
      <w:marTop w:val="0"/>
      <w:marBottom w:val="0"/>
      <w:divBdr>
        <w:top w:val="none" w:sz="0" w:space="0" w:color="auto"/>
        <w:left w:val="none" w:sz="0" w:space="0" w:color="auto"/>
        <w:bottom w:val="none" w:sz="0" w:space="0" w:color="auto"/>
        <w:right w:val="none" w:sz="0" w:space="0" w:color="auto"/>
      </w:divBdr>
    </w:div>
    <w:div w:id="1456831225">
      <w:marLeft w:val="640"/>
      <w:marRight w:val="0"/>
      <w:marTop w:val="0"/>
      <w:marBottom w:val="0"/>
      <w:divBdr>
        <w:top w:val="none" w:sz="0" w:space="0" w:color="auto"/>
        <w:left w:val="none" w:sz="0" w:space="0" w:color="auto"/>
        <w:bottom w:val="none" w:sz="0" w:space="0" w:color="auto"/>
        <w:right w:val="none" w:sz="0" w:space="0" w:color="auto"/>
      </w:divBdr>
    </w:div>
    <w:div w:id="1456870564">
      <w:marLeft w:val="640"/>
      <w:marRight w:val="0"/>
      <w:marTop w:val="0"/>
      <w:marBottom w:val="0"/>
      <w:divBdr>
        <w:top w:val="none" w:sz="0" w:space="0" w:color="auto"/>
        <w:left w:val="none" w:sz="0" w:space="0" w:color="auto"/>
        <w:bottom w:val="none" w:sz="0" w:space="0" w:color="auto"/>
        <w:right w:val="none" w:sz="0" w:space="0" w:color="auto"/>
      </w:divBdr>
    </w:div>
    <w:div w:id="1466005822">
      <w:marLeft w:val="640"/>
      <w:marRight w:val="0"/>
      <w:marTop w:val="0"/>
      <w:marBottom w:val="0"/>
      <w:divBdr>
        <w:top w:val="none" w:sz="0" w:space="0" w:color="auto"/>
        <w:left w:val="none" w:sz="0" w:space="0" w:color="auto"/>
        <w:bottom w:val="none" w:sz="0" w:space="0" w:color="auto"/>
        <w:right w:val="none" w:sz="0" w:space="0" w:color="auto"/>
      </w:divBdr>
    </w:div>
    <w:div w:id="1468746088">
      <w:marLeft w:val="640"/>
      <w:marRight w:val="0"/>
      <w:marTop w:val="0"/>
      <w:marBottom w:val="0"/>
      <w:divBdr>
        <w:top w:val="none" w:sz="0" w:space="0" w:color="auto"/>
        <w:left w:val="none" w:sz="0" w:space="0" w:color="auto"/>
        <w:bottom w:val="none" w:sz="0" w:space="0" w:color="auto"/>
        <w:right w:val="none" w:sz="0" w:space="0" w:color="auto"/>
      </w:divBdr>
    </w:div>
    <w:div w:id="1473325923">
      <w:marLeft w:val="640"/>
      <w:marRight w:val="0"/>
      <w:marTop w:val="0"/>
      <w:marBottom w:val="0"/>
      <w:divBdr>
        <w:top w:val="none" w:sz="0" w:space="0" w:color="auto"/>
        <w:left w:val="none" w:sz="0" w:space="0" w:color="auto"/>
        <w:bottom w:val="none" w:sz="0" w:space="0" w:color="auto"/>
        <w:right w:val="none" w:sz="0" w:space="0" w:color="auto"/>
      </w:divBdr>
    </w:div>
    <w:div w:id="1481071226">
      <w:marLeft w:val="640"/>
      <w:marRight w:val="0"/>
      <w:marTop w:val="0"/>
      <w:marBottom w:val="0"/>
      <w:divBdr>
        <w:top w:val="none" w:sz="0" w:space="0" w:color="auto"/>
        <w:left w:val="none" w:sz="0" w:space="0" w:color="auto"/>
        <w:bottom w:val="none" w:sz="0" w:space="0" w:color="auto"/>
        <w:right w:val="none" w:sz="0" w:space="0" w:color="auto"/>
      </w:divBdr>
    </w:div>
    <w:div w:id="1491368832">
      <w:marLeft w:val="640"/>
      <w:marRight w:val="0"/>
      <w:marTop w:val="0"/>
      <w:marBottom w:val="0"/>
      <w:divBdr>
        <w:top w:val="none" w:sz="0" w:space="0" w:color="auto"/>
        <w:left w:val="none" w:sz="0" w:space="0" w:color="auto"/>
        <w:bottom w:val="none" w:sz="0" w:space="0" w:color="auto"/>
        <w:right w:val="none" w:sz="0" w:space="0" w:color="auto"/>
      </w:divBdr>
    </w:div>
    <w:div w:id="1492217206">
      <w:marLeft w:val="640"/>
      <w:marRight w:val="0"/>
      <w:marTop w:val="0"/>
      <w:marBottom w:val="0"/>
      <w:divBdr>
        <w:top w:val="none" w:sz="0" w:space="0" w:color="auto"/>
        <w:left w:val="none" w:sz="0" w:space="0" w:color="auto"/>
        <w:bottom w:val="none" w:sz="0" w:space="0" w:color="auto"/>
        <w:right w:val="none" w:sz="0" w:space="0" w:color="auto"/>
      </w:divBdr>
    </w:div>
    <w:div w:id="1496535442">
      <w:marLeft w:val="640"/>
      <w:marRight w:val="0"/>
      <w:marTop w:val="0"/>
      <w:marBottom w:val="0"/>
      <w:divBdr>
        <w:top w:val="none" w:sz="0" w:space="0" w:color="auto"/>
        <w:left w:val="none" w:sz="0" w:space="0" w:color="auto"/>
        <w:bottom w:val="none" w:sz="0" w:space="0" w:color="auto"/>
        <w:right w:val="none" w:sz="0" w:space="0" w:color="auto"/>
      </w:divBdr>
    </w:div>
    <w:div w:id="1500341630">
      <w:marLeft w:val="640"/>
      <w:marRight w:val="0"/>
      <w:marTop w:val="0"/>
      <w:marBottom w:val="0"/>
      <w:divBdr>
        <w:top w:val="none" w:sz="0" w:space="0" w:color="auto"/>
        <w:left w:val="none" w:sz="0" w:space="0" w:color="auto"/>
        <w:bottom w:val="none" w:sz="0" w:space="0" w:color="auto"/>
        <w:right w:val="none" w:sz="0" w:space="0" w:color="auto"/>
      </w:divBdr>
    </w:div>
    <w:div w:id="1504279374">
      <w:marLeft w:val="640"/>
      <w:marRight w:val="0"/>
      <w:marTop w:val="0"/>
      <w:marBottom w:val="0"/>
      <w:divBdr>
        <w:top w:val="none" w:sz="0" w:space="0" w:color="auto"/>
        <w:left w:val="none" w:sz="0" w:space="0" w:color="auto"/>
        <w:bottom w:val="none" w:sz="0" w:space="0" w:color="auto"/>
        <w:right w:val="none" w:sz="0" w:space="0" w:color="auto"/>
      </w:divBdr>
    </w:div>
    <w:div w:id="1504933504">
      <w:marLeft w:val="640"/>
      <w:marRight w:val="0"/>
      <w:marTop w:val="0"/>
      <w:marBottom w:val="0"/>
      <w:divBdr>
        <w:top w:val="none" w:sz="0" w:space="0" w:color="auto"/>
        <w:left w:val="none" w:sz="0" w:space="0" w:color="auto"/>
        <w:bottom w:val="none" w:sz="0" w:space="0" w:color="auto"/>
        <w:right w:val="none" w:sz="0" w:space="0" w:color="auto"/>
      </w:divBdr>
    </w:div>
    <w:div w:id="1508400678">
      <w:marLeft w:val="640"/>
      <w:marRight w:val="0"/>
      <w:marTop w:val="0"/>
      <w:marBottom w:val="0"/>
      <w:divBdr>
        <w:top w:val="none" w:sz="0" w:space="0" w:color="auto"/>
        <w:left w:val="none" w:sz="0" w:space="0" w:color="auto"/>
        <w:bottom w:val="none" w:sz="0" w:space="0" w:color="auto"/>
        <w:right w:val="none" w:sz="0" w:space="0" w:color="auto"/>
      </w:divBdr>
    </w:div>
    <w:div w:id="1513253584">
      <w:bodyDiv w:val="1"/>
      <w:marLeft w:val="0"/>
      <w:marRight w:val="0"/>
      <w:marTop w:val="0"/>
      <w:marBottom w:val="0"/>
      <w:divBdr>
        <w:top w:val="none" w:sz="0" w:space="0" w:color="auto"/>
        <w:left w:val="none" w:sz="0" w:space="0" w:color="auto"/>
        <w:bottom w:val="none" w:sz="0" w:space="0" w:color="auto"/>
        <w:right w:val="none" w:sz="0" w:space="0" w:color="auto"/>
      </w:divBdr>
      <w:divsChild>
        <w:div w:id="38751421">
          <w:marLeft w:val="640"/>
          <w:marRight w:val="0"/>
          <w:marTop w:val="0"/>
          <w:marBottom w:val="0"/>
          <w:divBdr>
            <w:top w:val="none" w:sz="0" w:space="0" w:color="auto"/>
            <w:left w:val="none" w:sz="0" w:space="0" w:color="auto"/>
            <w:bottom w:val="none" w:sz="0" w:space="0" w:color="auto"/>
            <w:right w:val="none" w:sz="0" w:space="0" w:color="auto"/>
          </w:divBdr>
        </w:div>
        <w:div w:id="75788538">
          <w:marLeft w:val="640"/>
          <w:marRight w:val="0"/>
          <w:marTop w:val="0"/>
          <w:marBottom w:val="0"/>
          <w:divBdr>
            <w:top w:val="none" w:sz="0" w:space="0" w:color="auto"/>
            <w:left w:val="none" w:sz="0" w:space="0" w:color="auto"/>
            <w:bottom w:val="none" w:sz="0" w:space="0" w:color="auto"/>
            <w:right w:val="none" w:sz="0" w:space="0" w:color="auto"/>
          </w:divBdr>
        </w:div>
        <w:div w:id="134223725">
          <w:marLeft w:val="640"/>
          <w:marRight w:val="0"/>
          <w:marTop w:val="0"/>
          <w:marBottom w:val="0"/>
          <w:divBdr>
            <w:top w:val="none" w:sz="0" w:space="0" w:color="auto"/>
            <w:left w:val="none" w:sz="0" w:space="0" w:color="auto"/>
            <w:bottom w:val="none" w:sz="0" w:space="0" w:color="auto"/>
            <w:right w:val="none" w:sz="0" w:space="0" w:color="auto"/>
          </w:divBdr>
        </w:div>
        <w:div w:id="136799229">
          <w:marLeft w:val="640"/>
          <w:marRight w:val="0"/>
          <w:marTop w:val="0"/>
          <w:marBottom w:val="0"/>
          <w:divBdr>
            <w:top w:val="none" w:sz="0" w:space="0" w:color="auto"/>
            <w:left w:val="none" w:sz="0" w:space="0" w:color="auto"/>
            <w:bottom w:val="none" w:sz="0" w:space="0" w:color="auto"/>
            <w:right w:val="none" w:sz="0" w:space="0" w:color="auto"/>
          </w:divBdr>
        </w:div>
        <w:div w:id="200291109">
          <w:marLeft w:val="640"/>
          <w:marRight w:val="0"/>
          <w:marTop w:val="0"/>
          <w:marBottom w:val="0"/>
          <w:divBdr>
            <w:top w:val="none" w:sz="0" w:space="0" w:color="auto"/>
            <w:left w:val="none" w:sz="0" w:space="0" w:color="auto"/>
            <w:bottom w:val="none" w:sz="0" w:space="0" w:color="auto"/>
            <w:right w:val="none" w:sz="0" w:space="0" w:color="auto"/>
          </w:divBdr>
        </w:div>
        <w:div w:id="241378653">
          <w:marLeft w:val="640"/>
          <w:marRight w:val="0"/>
          <w:marTop w:val="0"/>
          <w:marBottom w:val="0"/>
          <w:divBdr>
            <w:top w:val="none" w:sz="0" w:space="0" w:color="auto"/>
            <w:left w:val="none" w:sz="0" w:space="0" w:color="auto"/>
            <w:bottom w:val="none" w:sz="0" w:space="0" w:color="auto"/>
            <w:right w:val="none" w:sz="0" w:space="0" w:color="auto"/>
          </w:divBdr>
        </w:div>
        <w:div w:id="360671356">
          <w:marLeft w:val="640"/>
          <w:marRight w:val="0"/>
          <w:marTop w:val="0"/>
          <w:marBottom w:val="0"/>
          <w:divBdr>
            <w:top w:val="none" w:sz="0" w:space="0" w:color="auto"/>
            <w:left w:val="none" w:sz="0" w:space="0" w:color="auto"/>
            <w:bottom w:val="none" w:sz="0" w:space="0" w:color="auto"/>
            <w:right w:val="none" w:sz="0" w:space="0" w:color="auto"/>
          </w:divBdr>
        </w:div>
        <w:div w:id="376903593">
          <w:marLeft w:val="640"/>
          <w:marRight w:val="0"/>
          <w:marTop w:val="0"/>
          <w:marBottom w:val="0"/>
          <w:divBdr>
            <w:top w:val="none" w:sz="0" w:space="0" w:color="auto"/>
            <w:left w:val="none" w:sz="0" w:space="0" w:color="auto"/>
            <w:bottom w:val="none" w:sz="0" w:space="0" w:color="auto"/>
            <w:right w:val="none" w:sz="0" w:space="0" w:color="auto"/>
          </w:divBdr>
        </w:div>
        <w:div w:id="399719406">
          <w:marLeft w:val="640"/>
          <w:marRight w:val="0"/>
          <w:marTop w:val="0"/>
          <w:marBottom w:val="0"/>
          <w:divBdr>
            <w:top w:val="none" w:sz="0" w:space="0" w:color="auto"/>
            <w:left w:val="none" w:sz="0" w:space="0" w:color="auto"/>
            <w:bottom w:val="none" w:sz="0" w:space="0" w:color="auto"/>
            <w:right w:val="none" w:sz="0" w:space="0" w:color="auto"/>
          </w:divBdr>
        </w:div>
        <w:div w:id="521095462">
          <w:marLeft w:val="640"/>
          <w:marRight w:val="0"/>
          <w:marTop w:val="0"/>
          <w:marBottom w:val="0"/>
          <w:divBdr>
            <w:top w:val="none" w:sz="0" w:space="0" w:color="auto"/>
            <w:left w:val="none" w:sz="0" w:space="0" w:color="auto"/>
            <w:bottom w:val="none" w:sz="0" w:space="0" w:color="auto"/>
            <w:right w:val="none" w:sz="0" w:space="0" w:color="auto"/>
          </w:divBdr>
        </w:div>
        <w:div w:id="557739591">
          <w:marLeft w:val="640"/>
          <w:marRight w:val="0"/>
          <w:marTop w:val="0"/>
          <w:marBottom w:val="0"/>
          <w:divBdr>
            <w:top w:val="none" w:sz="0" w:space="0" w:color="auto"/>
            <w:left w:val="none" w:sz="0" w:space="0" w:color="auto"/>
            <w:bottom w:val="none" w:sz="0" w:space="0" w:color="auto"/>
            <w:right w:val="none" w:sz="0" w:space="0" w:color="auto"/>
          </w:divBdr>
        </w:div>
        <w:div w:id="567225445">
          <w:marLeft w:val="640"/>
          <w:marRight w:val="0"/>
          <w:marTop w:val="0"/>
          <w:marBottom w:val="0"/>
          <w:divBdr>
            <w:top w:val="none" w:sz="0" w:space="0" w:color="auto"/>
            <w:left w:val="none" w:sz="0" w:space="0" w:color="auto"/>
            <w:bottom w:val="none" w:sz="0" w:space="0" w:color="auto"/>
            <w:right w:val="none" w:sz="0" w:space="0" w:color="auto"/>
          </w:divBdr>
        </w:div>
        <w:div w:id="570121255">
          <w:marLeft w:val="640"/>
          <w:marRight w:val="0"/>
          <w:marTop w:val="0"/>
          <w:marBottom w:val="0"/>
          <w:divBdr>
            <w:top w:val="none" w:sz="0" w:space="0" w:color="auto"/>
            <w:left w:val="none" w:sz="0" w:space="0" w:color="auto"/>
            <w:bottom w:val="none" w:sz="0" w:space="0" w:color="auto"/>
            <w:right w:val="none" w:sz="0" w:space="0" w:color="auto"/>
          </w:divBdr>
        </w:div>
        <w:div w:id="592323916">
          <w:marLeft w:val="640"/>
          <w:marRight w:val="0"/>
          <w:marTop w:val="0"/>
          <w:marBottom w:val="0"/>
          <w:divBdr>
            <w:top w:val="none" w:sz="0" w:space="0" w:color="auto"/>
            <w:left w:val="none" w:sz="0" w:space="0" w:color="auto"/>
            <w:bottom w:val="none" w:sz="0" w:space="0" w:color="auto"/>
            <w:right w:val="none" w:sz="0" w:space="0" w:color="auto"/>
          </w:divBdr>
        </w:div>
        <w:div w:id="672103011">
          <w:marLeft w:val="640"/>
          <w:marRight w:val="0"/>
          <w:marTop w:val="0"/>
          <w:marBottom w:val="0"/>
          <w:divBdr>
            <w:top w:val="none" w:sz="0" w:space="0" w:color="auto"/>
            <w:left w:val="none" w:sz="0" w:space="0" w:color="auto"/>
            <w:bottom w:val="none" w:sz="0" w:space="0" w:color="auto"/>
            <w:right w:val="none" w:sz="0" w:space="0" w:color="auto"/>
          </w:divBdr>
        </w:div>
        <w:div w:id="674575290">
          <w:marLeft w:val="640"/>
          <w:marRight w:val="0"/>
          <w:marTop w:val="0"/>
          <w:marBottom w:val="0"/>
          <w:divBdr>
            <w:top w:val="none" w:sz="0" w:space="0" w:color="auto"/>
            <w:left w:val="none" w:sz="0" w:space="0" w:color="auto"/>
            <w:bottom w:val="none" w:sz="0" w:space="0" w:color="auto"/>
            <w:right w:val="none" w:sz="0" w:space="0" w:color="auto"/>
          </w:divBdr>
        </w:div>
        <w:div w:id="763963206">
          <w:marLeft w:val="640"/>
          <w:marRight w:val="0"/>
          <w:marTop w:val="0"/>
          <w:marBottom w:val="0"/>
          <w:divBdr>
            <w:top w:val="none" w:sz="0" w:space="0" w:color="auto"/>
            <w:left w:val="none" w:sz="0" w:space="0" w:color="auto"/>
            <w:bottom w:val="none" w:sz="0" w:space="0" w:color="auto"/>
            <w:right w:val="none" w:sz="0" w:space="0" w:color="auto"/>
          </w:divBdr>
        </w:div>
        <w:div w:id="766198907">
          <w:marLeft w:val="640"/>
          <w:marRight w:val="0"/>
          <w:marTop w:val="0"/>
          <w:marBottom w:val="0"/>
          <w:divBdr>
            <w:top w:val="none" w:sz="0" w:space="0" w:color="auto"/>
            <w:left w:val="none" w:sz="0" w:space="0" w:color="auto"/>
            <w:bottom w:val="none" w:sz="0" w:space="0" w:color="auto"/>
            <w:right w:val="none" w:sz="0" w:space="0" w:color="auto"/>
          </w:divBdr>
        </w:div>
        <w:div w:id="817039190">
          <w:marLeft w:val="640"/>
          <w:marRight w:val="0"/>
          <w:marTop w:val="0"/>
          <w:marBottom w:val="0"/>
          <w:divBdr>
            <w:top w:val="none" w:sz="0" w:space="0" w:color="auto"/>
            <w:left w:val="none" w:sz="0" w:space="0" w:color="auto"/>
            <w:bottom w:val="none" w:sz="0" w:space="0" w:color="auto"/>
            <w:right w:val="none" w:sz="0" w:space="0" w:color="auto"/>
          </w:divBdr>
        </w:div>
        <w:div w:id="875046919">
          <w:marLeft w:val="640"/>
          <w:marRight w:val="0"/>
          <w:marTop w:val="0"/>
          <w:marBottom w:val="0"/>
          <w:divBdr>
            <w:top w:val="none" w:sz="0" w:space="0" w:color="auto"/>
            <w:left w:val="none" w:sz="0" w:space="0" w:color="auto"/>
            <w:bottom w:val="none" w:sz="0" w:space="0" w:color="auto"/>
            <w:right w:val="none" w:sz="0" w:space="0" w:color="auto"/>
          </w:divBdr>
        </w:div>
        <w:div w:id="883369885">
          <w:marLeft w:val="640"/>
          <w:marRight w:val="0"/>
          <w:marTop w:val="0"/>
          <w:marBottom w:val="0"/>
          <w:divBdr>
            <w:top w:val="none" w:sz="0" w:space="0" w:color="auto"/>
            <w:left w:val="none" w:sz="0" w:space="0" w:color="auto"/>
            <w:bottom w:val="none" w:sz="0" w:space="0" w:color="auto"/>
            <w:right w:val="none" w:sz="0" w:space="0" w:color="auto"/>
          </w:divBdr>
        </w:div>
        <w:div w:id="895240749">
          <w:marLeft w:val="640"/>
          <w:marRight w:val="0"/>
          <w:marTop w:val="0"/>
          <w:marBottom w:val="0"/>
          <w:divBdr>
            <w:top w:val="none" w:sz="0" w:space="0" w:color="auto"/>
            <w:left w:val="none" w:sz="0" w:space="0" w:color="auto"/>
            <w:bottom w:val="none" w:sz="0" w:space="0" w:color="auto"/>
            <w:right w:val="none" w:sz="0" w:space="0" w:color="auto"/>
          </w:divBdr>
        </w:div>
        <w:div w:id="916671282">
          <w:marLeft w:val="640"/>
          <w:marRight w:val="0"/>
          <w:marTop w:val="0"/>
          <w:marBottom w:val="0"/>
          <w:divBdr>
            <w:top w:val="none" w:sz="0" w:space="0" w:color="auto"/>
            <w:left w:val="none" w:sz="0" w:space="0" w:color="auto"/>
            <w:bottom w:val="none" w:sz="0" w:space="0" w:color="auto"/>
            <w:right w:val="none" w:sz="0" w:space="0" w:color="auto"/>
          </w:divBdr>
        </w:div>
        <w:div w:id="1029601612">
          <w:marLeft w:val="640"/>
          <w:marRight w:val="0"/>
          <w:marTop w:val="0"/>
          <w:marBottom w:val="0"/>
          <w:divBdr>
            <w:top w:val="none" w:sz="0" w:space="0" w:color="auto"/>
            <w:left w:val="none" w:sz="0" w:space="0" w:color="auto"/>
            <w:bottom w:val="none" w:sz="0" w:space="0" w:color="auto"/>
            <w:right w:val="none" w:sz="0" w:space="0" w:color="auto"/>
          </w:divBdr>
        </w:div>
        <w:div w:id="1111894782">
          <w:marLeft w:val="640"/>
          <w:marRight w:val="0"/>
          <w:marTop w:val="0"/>
          <w:marBottom w:val="0"/>
          <w:divBdr>
            <w:top w:val="none" w:sz="0" w:space="0" w:color="auto"/>
            <w:left w:val="none" w:sz="0" w:space="0" w:color="auto"/>
            <w:bottom w:val="none" w:sz="0" w:space="0" w:color="auto"/>
            <w:right w:val="none" w:sz="0" w:space="0" w:color="auto"/>
          </w:divBdr>
        </w:div>
        <w:div w:id="1132746570">
          <w:marLeft w:val="640"/>
          <w:marRight w:val="0"/>
          <w:marTop w:val="0"/>
          <w:marBottom w:val="0"/>
          <w:divBdr>
            <w:top w:val="none" w:sz="0" w:space="0" w:color="auto"/>
            <w:left w:val="none" w:sz="0" w:space="0" w:color="auto"/>
            <w:bottom w:val="none" w:sz="0" w:space="0" w:color="auto"/>
            <w:right w:val="none" w:sz="0" w:space="0" w:color="auto"/>
          </w:divBdr>
        </w:div>
        <w:div w:id="1159422601">
          <w:marLeft w:val="640"/>
          <w:marRight w:val="0"/>
          <w:marTop w:val="0"/>
          <w:marBottom w:val="0"/>
          <w:divBdr>
            <w:top w:val="none" w:sz="0" w:space="0" w:color="auto"/>
            <w:left w:val="none" w:sz="0" w:space="0" w:color="auto"/>
            <w:bottom w:val="none" w:sz="0" w:space="0" w:color="auto"/>
            <w:right w:val="none" w:sz="0" w:space="0" w:color="auto"/>
          </w:divBdr>
        </w:div>
        <w:div w:id="1162816142">
          <w:marLeft w:val="640"/>
          <w:marRight w:val="0"/>
          <w:marTop w:val="0"/>
          <w:marBottom w:val="0"/>
          <w:divBdr>
            <w:top w:val="none" w:sz="0" w:space="0" w:color="auto"/>
            <w:left w:val="none" w:sz="0" w:space="0" w:color="auto"/>
            <w:bottom w:val="none" w:sz="0" w:space="0" w:color="auto"/>
            <w:right w:val="none" w:sz="0" w:space="0" w:color="auto"/>
          </w:divBdr>
        </w:div>
        <w:div w:id="1198271474">
          <w:marLeft w:val="640"/>
          <w:marRight w:val="0"/>
          <w:marTop w:val="0"/>
          <w:marBottom w:val="0"/>
          <w:divBdr>
            <w:top w:val="none" w:sz="0" w:space="0" w:color="auto"/>
            <w:left w:val="none" w:sz="0" w:space="0" w:color="auto"/>
            <w:bottom w:val="none" w:sz="0" w:space="0" w:color="auto"/>
            <w:right w:val="none" w:sz="0" w:space="0" w:color="auto"/>
          </w:divBdr>
        </w:div>
        <w:div w:id="1245190880">
          <w:marLeft w:val="640"/>
          <w:marRight w:val="0"/>
          <w:marTop w:val="0"/>
          <w:marBottom w:val="0"/>
          <w:divBdr>
            <w:top w:val="none" w:sz="0" w:space="0" w:color="auto"/>
            <w:left w:val="none" w:sz="0" w:space="0" w:color="auto"/>
            <w:bottom w:val="none" w:sz="0" w:space="0" w:color="auto"/>
            <w:right w:val="none" w:sz="0" w:space="0" w:color="auto"/>
          </w:divBdr>
        </w:div>
        <w:div w:id="1250651383">
          <w:marLeft w:val="640"/>
          <w:marRight w:val="0"/>
          <w:marTop w:val="0"/>
          <w:marBottom w:val="0"/>
          <w:divBdr>
            <w:top w:val="none" w:sz="0" w:space="0" w:color="auto"/>
            <w:left w:val="none" w:sz="0" w:space="0" w:color="auto"/>
            <w:bottom w:val="none" w:sz="0" w:space="0" w:color="auto"/>
            <w:right w:val="none" w:sz="0" w:space="0" w:color="auto"/>
          </w:divBdr>
        </w:div>
        <w:div w:id="1283609854">
          <w:marLeft w:val="640"/>
          <w:marRight w:val="0"/>
          <w:marTop w:val="0"/>
          <w:marBottom w:val="0"/>
          <w:divBdr>
            <w:top w:val="none" w:sz="0" w:space="0" w:color="auto"/>
            <w:left w:val="none" w:sz="0" w:space="0" w:color="auto"/>
            <w:bottom w:val="none" w:sz="0" w:space="0" w:color="auto"/>
            <w:right w:val="none" w:sz="0" w:space="0" w:color="auto"/>
          </w:divBdr>
        </w:div>
        <w:div w:id="1288125374">
          <w:marLeft w:val="640"/>
          <w:marRight w:val="0"/>
          <w:marTop w:val="0"/>
          <w:marBottom w:val="0"/>
          <w:divBdr>
            <w:top w:val="none" w:sz="0" w:space="0" w:color="auto"/>
            <w:left w:val="none" w:sz="0" w:space="0" w:color="auto"/>
            <w:bottom w:val="none" w:sz="0" w:space="0" w:color="auto"/>
            <w:right w:val="none" w:sz="0" w:space="0" w:color="auto"/>
          </w:divBdr>
        </w:div>
        <w:div w:id="1291937102">
          <w:marLeft w:val="640"/>
          <w:marRight w:val="0"/>
          <w:marTop w:val="0"/>
          <w:marBottom w:val="0"/>
          <w:divBdr>
            <w:top w:val="none" w:sz="0" w:space="0" w:color="auto"/>
            <w:left w:val="none" w:sz="0" w:space="0" w:color="auto"/>
            <w:bottom w:val="none" w:sz="0" w:space="0" w:color="auto"/>
            <w:right w:val="none" w:sz="0" w:space="0" w:color="auto"/>
          </w:divBdr>
        </w:div>
        <w:div w:id="1414548206">
          <w:marLeft w:val="640"/>
          <w:marRight w:val="0"/>
          <w:marTop w:val="0"/>
          <w:marBottom w:val="0"/>
          <w:divBdr>
            <w:top w:val="none" w:sz="0" w:space="0" w:color="auto"/>
            <w:left w:val="none" w:sz="0" w:space="0" w:color="auto"/>
            <w:bottom w:val="none" w:sz="0" w:space="0" w:color="auto"/>
            <w:right w:val="none" w:sz="0" w:space="0" w:color="auto"/>
          </w:divBdr>
        </w:div>
        <w:div w:id="1456169450">
          <w:marLeft w:val="640"/>
          <w:marRight w:val="0"/>
          <w:marTop w:val="0"/>
          <w:marBottom w:val="0"/>
          <w:divBdr>
            <w:top w:val="none" w:sz="0" w:space="0" w:color="auto"/>
            <w:left w:val="none" w:sz="0" w:space="0" w:color="auto"/>
            <w:bottom w:val="none" w:sz="0" w:space="0" w:color="auto"/>
            <w:right w:val="none" w:sz="0" w:space="0" w:color="auto"/>
          </w:divBdr>
        </w:div>
        <w:div w:id="1468007620">
          <w:marLeft w:val="640"/>
          <w:marRight w:val="0"/>
          <w:marTop w:val="0"/>
          <w:marBottom w:val="0"/>
          <w:divBdr>
            <w:top w:val="none" w:sz="0" w:space="0" w:color="auto"/>
            <w:left w:val="none" w:sz="0" w:space="0" w:color="auto"/>
            <w:bottom w:val="none" w:sz="0" w:space="0" w:color="auto"/>
            <w:right w:val="none" w:sz="0" w:space="0" w:color="auto"/>
          </w:divBdr>
        </w:div>
        <w:div w:id="1561087211">
          <w:marLeft w:val="640"/>
          <w:marRight w:val="0"/>
          <w:marTop w:val="0"/>
          <w:marBottom w:val="0"/>
          <w:divBdr>
            <w:top w:val="none" w:sz="0" w:space="0" w:color="auto"/>
            <w:left w:val="none" w:sz="0" w:space="0" w:color="auto"/>
            <w:bottom w:val="none" w:sz="0" w:space="0" w:color="auto"/>
            <w:right w:val="none" w:sz="0" w:space="0" w:color="auto"/>
          </w:divBdr>
        </w:div>
        <w:div w:id="1581910833">
          <w:marLeft w:val="640"/>
          <w:marRight w:val="0"/>
          <w:marTop w:val="0"/>
          <w:marBottom w:val="0"/>
          <w:divBdr>
            <w:top w:val="none" w:sz="0" w:space="0" w:color="auto"/>
            <w:left w:val="none" w:sz="0" w:space="0" w:color="auto"/>
            <w:bottom w:val="none" w:sz="0" w:space="0" w:color="auto"/>
            <w:right w:val="none" w:sz="0" w:space="0" w:color="auto"/>
          </w:divBdr>
        </w:div>
        <w:div w:id="1641230718">
          <w:marLeft w:val="640"/>
          <w:marRight w:val="0"/>
          <w:marTop w:val="0"/>
          <w:marBottom w:val="0"/>
          <w:divBdr>
            <w:top w:val="none" w:sz="0" w:space="0" w:color="auto"/>
            <w:left w:val="none" w:sz="0" w:space="0" w:color="auto"/>
            <w:bottom w:val="none" w:sz="0" w:space="0" w:color="auto"/>
            <w:right w:val="none" w:sz="0" w:space="0" w:color="auto"/>
          </w:divBdr>
        </w:div>
        <w:div w:id="1667005461">
          <w:marLeft w:val="640"/>
          <w:marRight w:val="0"/>
          <w:marTop w:val="0"/>
          <w:marBottom w:val="0"/>
          <w:divBdr>
            <w:top w:val="none" w:sz="0" w:space="0" w:color="auto"/>
            <w:left w:val="none" w:sz="0" w:space="0" w:color="auto"/>
            <w:bottom w:val="none" w:sz="0" w:space="0" w:color="auto"/>
            <w:right w:val="none" w:sz="0" w:space="0" w:color="auto"/>
          </w:divBdr>
        </w:div>
        <w:div w:id="1731608477">
          <w:marLeft w:val="640"/>
          <w:marRight w:val="0"/>
          <w:marTop w:val="0"/>
          <w:marBottom w:val="0"/>
          <w:divBdr>
            <w:top w:val="none" w:sz="0" w:space="0" w:color="auto"/>
            <w:left w:val="none" w:sz="0" w:space="0" w:color="auto"/>
            <w:bottom w:val="none" w:sz="0" w:space="0" w:color="auto"/>
            <w:right w:val="none" w:sz="0" w:space="0" w:color="auto"/>
          </w:divBdr>
        </w:div>
        <w:div w:id="1753353824">
          <w:marLeft w:val="640"/>
          <w:marRight w:val="0"/>
          <w:marTop w:val="0"/>
          <w:marBottom w:val="0"/>
          <w:divBdr>
            <w:top w:val="none" w:sz="0" w:space="0" w:color="auto"/>
            <w:left w:val="none" w:sz="0" w:space="0" w:color="auto"/>
            <w:bottom w:val="none" w:sz="0" w:space="0" w:color="auto"/>
            <w:right w:val="none" w:sz="0" w:space="0" w:color="auto"/>
          </w:divBdr>
        </w:div>
        <w:div w:id="1770004315">
          <w:marLeft w:val="640"/>
          <w:marRight w:val="0"/>
          <w:marTop w:val="0"/>
          <w:marBottom w:val="0"/>
          <w:divBdr>
            <w:top w:val="none" w:sz="0" w:space="0" w:color="auto"/>
            <w:left w:val="none" w:sz="0" w:space="0" w:color="auto"/>
            <w:bottom w:val="none" w:sz="0" w:space="0" w:color="auto"/>
            <w:right w:val="none" w:sz="0" w:space="0" w:color="auto"/>
          </w:divBdr>
        </w:div>
        <w:div w:id="1798915346">
          <w:marLeft w:val="640"/>
          <w:marRight w:val="0"/>
          <w:marTop w:val="0"/>
          <w:marBottom w:val="0"/>
          <w:divBdr>
            <w:top w:val="none" w:sz="0" w:space="0" w:color="auto"/>
            <w:left w:val="none" w:sz="0" w:space="0" w:color="auto"/>
            <w:bottom w:val="none" w:sz="0" w:space="0" w:color="auto"/>
            <w:right w:val="none" w:sz="0" w:space="0" w:color="auto"/>
          </w:divBdr>
        </w:div>
        <w:div w:id="1829708766">
          <w:marLeft w:val="640"/>
          <w:marRight w:val="0"/>
          <w:marTop w:val="0"/>
          <w:marBottom w:val="0"/>
          <w:divBdr>
            <w:top w:val="none" w:sz="0" w:space="0" w:color="auto"/>
            <w:left w:val="none" w:sz="0" w:space="0" w:color="auto"/>
            <w:bottom w:val="none" w:sz="0" w:space="0" w:color="auto"/>
            <w:right w:val="none" w:sz="0" w:space="0" w:color="auto"/>
          </w:divBdr>
        </w:div>
        <w:div w:id="1829712533">
          <w:marLeft w:val="640"/>
          <w:marRight w:val="0"/>
          <w:marTop w:val="0"/>
          <w:marBottom w:val="0"/>
          <w:divBdr>
            <w:top w:val="none" w:sz="0" w:space="0" w:color="auto"/>
            <w:left w:val="none" w:sz="0" w:space="0" w:color="auto"/>
            <w:bottom w:val="none" w:sz="0" w:space="0" w:color="auto"/>
            <w:right w:val="none" w:sz="0" w:space="0" w:color="auto"/>
          </w:divBdr>
        </w:div>
        <w:div w:id="1832595480">
          <w:marLeft w:val="640"/>
          <w:marRight w:val="0"/>
          <w:marTop w:val="0"/>
          <w:marBottom w:val="0"/>
          <w:divBdr>
            <w:top w:val="none" w:sz="0" w:space="0" w:color="auto"/>
            <w:left w:val="none" w:sz="0" w:space="0" w:color="auto"/>
            <w:bottom w:val="none" w:sz="0" w:space="0" w:color="auto"/>
            <w:right w:val="none" w:sz="0" w:space="0" w:color="auto"/>
          </w:divBdr>
        </w:div>
        <w:div w:id="1846506492">
          <w:marLeft w:val="640"/>
          <w:marRight w:val="0"/>
          <w:marTop w:val="0"/>
          <w:marBottom w:val="0"/>
          <w:divBdr>
            <w:top w:val="none" w:sz="0" w:space="0" w:color="auto"/>
            <w:left w:val="none" w:sz="0" w:space="0" w:color="auto"/>
            <w:bottom w:val="none" w:sz="0" w:space="0" w:color="auto"/>
            <w:right w:val="none" w:sz="0" w:space="0" w:color="auto"/>
          </w:divBdr>
        </w:div>
        <w:div w:id="1885940288">
          <w:marLeft w:val="640"/>
          <w:marRight w:val="0"/>
          <w:marTop w:val="0"/>
          <w:marBottom w:val="0"/>
          <w:divBdr>
            <w:top w:val="none" w:sz="0" w:space="0" w:color="auto"/>
            <w:left w:val="none" w:sz="0" w:space="0" w:color="auto"/>
            <w:bottom w:val="none" w:sz="0" w:space="0" w:color="auto"/>
            <w:right w:val="none" w:sz="0" w:space="0" w:color="auto"/>
          </w:divBdr>
        </w:div>
        <w:div w:id="1919900380">
          <w:marLeft w:val="640"/>
          <w:marRight w:val="0"/>
          <w:marTop w:val="0"/>
          <w:marBottom w:val="0"/>
          <w:divBdr>
            <w:top w:val="none" w:sz="0" w:space="0" w:color="auto"/>
            <w:left w:val="none" w:sz="0" w:space="0" w:color="auto"/>
            <w:bottom w:val="none" w:sz="0" w:space="0" w:color="auto"/>
            <w:right w:val="none" w:sz="0" w:space="0" w:color="auto"/>
          </w:divBdr>
        </w:div>
        <w:div w:id="1940798981">
          <w:marLeft w:val="640"/>
          <w:marRight w:val="0"/>
          <w:marTop w:val="0"/>
          <w:marBottom w:val="0"/>
          <w:divBdr>
            <w:top w:val="none" w:sz="0" w:space="0" w:color="auto"/>
            <w:left w:val="none" w:sz="0" w:space="0" w:color="auto"/>
            <w:bottom w:val="none" w:sz="0" w:space="0" w:color="auto"/>
            <w:right w:val="none" w:sz="0" w:space="0" w:color="auto"/>
          </w:divBdr>
        </w:div>
        <w:div w:id="1942568010">
          <w:marLeft w:val="640"/>
          <w:marRight w:val="0"/>
          <w:marTop w:val="0"/>
          <w:marBottom w:val="0"/>
          <w:divBdr>
            <w:top w:val="none" w:sz="0" w:space="0" w:color="auto"/>
            <w:left w:val="none" w:sz="0" w:space="0" w:color="auto"/>
            <w:bottom w:val="none" w:sz="0" w:space="0" w:color="auto"/>
            <w:right w:val="none" w:sz="0" w:space="0" w:color="auto"/>
          </w:divBdr>
        </w:div>
        <w:div w:id="1945961131">
          <w:marLeft w:val="640"/>
          <w:marRight w:val="0"/>
          <w:marTop w:val="0"/>
          <w:marBottom w:val="0"/>
          <w:divBdr>
            <w:top w:val="none" w:sz="0" w:space="0" w:color="auto"/>
            <w:left w:val="none" w:sz="0" w:space="0" w:color="auto"/>
            <w:bottom w:val="none" w:sz="0" w:space="0" w:color="auto"/>
            <w:right w:val="none" w:sz="0" w:space="0" w:color="auto"/>
          </w:divBdr>
        </w:div>
        <w:div w:id="1979456128">
          <w:marLeft w:val="640"/>
          <w:marRight w:val="0"/>
          <w:marTop w:val="0"/>
          <w:marBottom w:val="0"/>
          <w:divBdr>
            <w:top w:val="none" w:sz="0" w:space="0" w:color="auto"/>
            <w:left w:val="none" w:sz="0" w:space="0" w:color="auto"/>
            <w:bottom w:val="none" w:sz="0" w:space="0" w:color="auto"/>
            <w:right w:val="none" w:sz="0" w:space="0" w:color="auto"/>
          </w:divBdr>
        </w:div>
        <w:div w:id="1983341470">
          <w:marLeft w:val="640"/>
          <w:marRight w:val="0"/>
          <w:marTop w:val="0"/>
          <w:marBottom w:val="0"/>
          <w:divBdr>
            <w:top w:val="none" w:sz="0" w:space="0" w:color="auto"/>
            <w:left w:val="none" w:sz="0" w:space="0" w:color="auto"/>
            <w:bottom w:val="none" w:sz="0" w:space="0" w:color="auto"/>
            <w:right w:val="none" w:sz="0" w:space="0" w:color="auto"/>
          </w:divBdr>
        </w:div>
        <w:div w:id="2054500394">
          <w:marLeft w:val="640"/>
          <w:marRight w:val="0"/>
          <w:marTop w:val="0"/>
          <w:marBottom w:val="0"/>
          <w:divBdr>
            <w:top w:val="none" w:sz="0" w:space="0" w:color="auto"/>
            <w:left w:val="none" w:sz="0" w:space="0" w:color="auto"/>
            <w:bottom w:val="none" w:sz="0" w:space="0" w:color="auto"/>
            <w:right w:val="none" w:sz="0" w:space="0" w:color="auto"/>
          </w:divBdr>
        </w:div>
        <w:div w:id="2078824352">
          <w:marLeft w:val="640"/>
          <w:marRight w:val="0"/>
          <w:marTop w:val="0"/>
          <w:marBottom w:val="0"/>
          <w:divBdr>
            <w:top w:val="none" w:sz="0" w:space="0" w:color="auto"/>
            <w:left w:val="none" w:sz="0" w:space="0" w:color="auto"/>
            <w:bottom w:val="none" w:sz="0" w:space="0" w:color="auto"/>
            <w:right w:val="none" w:sz="0" w:space="0" w:color="auto"/>
          </w:divBdr>
        </w:div>
        <w:div w:id="2114856765">
          <w:marLeft w:val="640"/>
          <w:marRight w:val="0"/>
          <w:marTop w:val="0"/>
          <w:marBottom w:val="0"/>
          <w:divBdr>
            <w:top w:val="none" w:sz="0" w:space="0" w:color="auto"/>
            <w:left w:val="none" w:sz="0" w:space="0" w:color="auto"/>
            <w:bottom w:val="none" w:sz="0" w:space="0" w:color="auto"/>
            <w:right w:val="none" w:sz="0" w:space="0" w:color="auto"/>
          </w:divBdr>
        </w:div>
      </w:divsChild>
    </w:div>
    <w:div w:id="1513295730">
      <w:marLeft w:val="640"/>
      <w:marRight w:val="0"/>
      <w:marTop w:val="0"/>
      <w:marBottom w:val="0"/>
      <w:divBdr>
        <w:top w:val="none" w:sz="0" w:space="0" w:color="auto"/>
        <w:left w:val="none" w:sz="0" w:space="0" w:color="auto"/>
        <w:bottom w:val="none" w:sz="0" w:space="0" w:color="auto"/>
        <w:right w:val="none" w:sz="0" w:space="0" w:color="auto"/>
      </w:divBdr>
    </w:div>
    <w:div w:id="1513716212">
      <w:marLeft w:val="640"/>
      <w:marRight w:val="0"/>
      <w:marTop w:val="0"/>
      <w:marBottom w:val="0"/>
      <w:divBdr>
        <w:top w:val="none" w:sz="0" w:space="0" w:color="auto"/>
        <w:left w:val="none" w:sz="0" w:space="0" w:color="auto"/>
        <w:bottom w:val="none" w:sz="0" w:space="0" w:color="auto"/>
        <w:right w:val="none" w:sz="0" w:space="0" w:color="auto"/>
      </w:divBdr>
    </w:div>
    <w:div w:id="1515993646">
      <w:marLeft w:val="640"/>
      <w:marRight w:val="0"/>
      <w:marTop w:val="0"/>
      <w:marBottom w:val="0"/>
      <w:divBdr>
        <w:top w:val="none" w:sz="0" w:space="0" w:color="auto"/>
        <w:left w:val="none" w:sz="0" w:space="0" w:color="auto"/>
        <w:bottom w:val="none" w:sz="0" w:space="0" w:color="auto"/>
        <w:right w:val="none" w:sz="0" w:space="0" w:color="auto"/>
      </w:divBdr>
    </w:div>
    <w:div w:id="1516384680">
      <w:marLeft w:val="640"/>
      <w:marRight w:val="0"/>
      <w:marTop w:val="0"/>
      <w:marBottom w:val="0"/>
      <w:divBdr>
        <w:top w:val="none" w:sz="0" w:space="0" w:color="auto"/>
        <w:left w:val="none" w:sz="0" w:space="0" w:color="auto"/>
        <w:bottom w:val="none" w:sz="0" w:space="0" w:color="auto"/>
        <w:right w:val="none" w:sz="0" w:space="0" w:color="auto"/>
      </w:divBdr>
    </w:div>
    <w:div w:id="1517694090">
      <w:marLeft w:val="640"/>
      <w:marRight w:val="0"/>
      <w:marTop w:val="0"/>
      <w:marBottom w:val="0"/>
      <w:divBdr>
        <w:top w:val="none" w:sz="0" w:space="0" w:color="auto"/>
        <w:left w:val="none" w:sz="0" w:space="0" w:color="auto"/>
        <w:bottom w:val="none" w:sz="0" w:space="0" w:color="auto"/>
        <w:right w:val="none" w:sz="0" w:space="0" w:color="auto"/>
      </w:divBdr>
    </w:div>
    <w:div w:id="1517964538">
      <w:marLeft w:val="640"/>
      <w:marRight w:val="0"/>
      <w:marTop w:val="0"/>
      <w:marBottom w:val="0"/>
      <w:divBdr>
        <w:top w:val="none" w:sz="0" w:space="0" w:color="auto"/>
        <w:left w:val="none" w:sz="0" w:space="0" w:color="auto"/>
        <w:bottom w:val="none" w:sz="0" w:space="0" w:color="auto"/>
        <w:right w:val="none" w:sz="0" w:space="0" w:color="auto"/>
      </w:divBdr>
    </w:div>
    <w:div w:id="1520705853">
      <w:marLeft w:val="640"/>
      <w:marRight w:val="0"/>
      <w:marTop w:val="0"/>
      <w:marBottom w:val="0"/>
      <w:divBdr>
        <w:top w:val="none" w:sz="0" w:space="0" w:color="auto"/>
        <w:left w:val="none" w:sz="0" w:space="0" w:color="auto"/>
        <w:bottom w:val="none" w:sz="0" w:space="0" w:color="auto"/>
        <w:right w:val="none" w:sz="0" w:space="0" w:color="auto"/>
      </w:divBdr>
    </w:div>
    <w:div w:id="1525316902">
      <w:marLeft w:val="640"/>
      <w:marRight w:val="0"/>
      <w:marTop w:val="0"/>
      <w:marBottom w:val="0"/>
      <w:divBdr>
        <w:top w:val="none" w:sz="0" w:space="0" w:color="auto"/>
        <w:left w:val="none" w:sz="0" w:space="0" w:color="auto"/>
        <w:bottom w:val="none" w:sz="0" w:space="0" w:color="auto"/>
        <w:right w:val="none" w:sz="0" w:space="0" w:color="auto"/>
      </w:divBdr>
    </w:div>
    <w:div w:id="1527135470">
      <w:marLeft w:val="640"/>
      <w:marRight w:val="0"/>
      <w:marTop w:val="0"/>
      <w:marBottom w:val="0"/>
      <w:divBdr>
        <w:top w:val="none" w:sz="0" w:space="0" w:color="auto"/>
        <w:left w:val="none" w:sz="0" w:space="0" w:color="auto"/>
        <w:bottom w:val="none" w:sz="0" w:space="0" w:color="auto"/>
        <w:right w:val="none" w:sz="0" w:space="0" w:color="auto"/>
      </w:divBdr>
    </w:div>
    <w:div w:id="1533612593">
      <w:marLeft w:val="640"/>
      <w:marRight w:val="0"/>
      <w:marTop w:val="0"/>
      <w:marBottom w:val="0"/>
      <w:divBdr>
        <w:top w:val="none" w:sz="0" w:space="0" w:color="auto"/>
        <w:left w:val="none" w:sz="0" w:space="0" w:color="auto"/>
        <w:bottom w:val="none" w:sz="0" w:space="0" w:color="auto"/>
        <w:right w:val="none" w:sz="0" w:space="0" w:color="auto"/>
      </w:divBdr>
    </w:div>
    <w:div w:id="1535583497">
      <w:marLeft w:val="640"/>
      <w:marRight w:val="0"/>
      <w:marTop w:val="0"/>
      <w:marBottom w:val="0"/>
      <w:divBdr>
        <w:top w:val="none" w:sz="0" w:space="0" w:color="auto"/>
        <w:left w:val="none" w:sz="0" w:space="0" w:color="auto"/>
        <w:bottom w:val="none" w:sz="0" w:space="0" w:color="auto"/>
        <w:right w:val="none" w:sz="0" w:space="0" w:color="auto"/>
      </w:divBdr>
    </w:div>
    <w:div w:id="1537045005">
      <w:marLeft w:val="640"/>
      <w:marRight w:val="0"/>
      <w:marTop w:val="0"/>
      <w:marBottom w:val="0"/>
      <w:divBdr>
        <w:top w:val="none" w:sz="0" w:space="0" w:color="auto"/>
        <w:left w:val="none" w:sz="0" w:space="0" w:color="auto"/>
        <w:bottom w:val="none" w:sz="0" w:space="0" w:color="auto"/>
        <w:right w:val="none" w:sz="0" w:space="0" w:color="auto"/>
      </w:divBdr>
    </w:div>
    <w:div w:id="1538813717">
      <w:marLeft w:val="640"/>
      <w:marRight w:val="0"/>
      <w:marTop w:val="0"/>
      <w:marBottom w:val="0"/>
      <w:divBdr>
        <w:top w:val="none" w:sz="0" w:space="0" w:color="auto"/>
        <w:left w:val="none" w:sz="0" w:space="0" w:color="auto"/>
        <w:bottom w:val="none" w:sz="0" w:space="0" w:color="auto"/>
        <w:right w:val="none" w:sz="0" w:space="0" w:color="auto"/>
      </w:divBdr>
    </w:div>
    <w:div w:id="1542202235">
      <w:marLeft w:val="640"/>
      <w:marRight w:val="0"/>
      <w:marTop w:val="0"/>
      <w:marBottom w:val="0"/>
      <w:divBdr>
        <w:top w:val="none" w:sz="0" w:space="0" w:color="auto"/>
        <w:left w:val="none" w:sz="0" w:space="0" w:color="auto"/>
        <w:bottom w:val="none" w:sz="0" w:space="0" w:color="auto"/>
        <w:right w:val="none" w:sz="0" w:space="0" w:color="auto"/>
      </w:divBdr>
    </w:div>
    <w:div w:id="1544369644">
      <w:marLeft w:val="640"/>
      <w:marRight w:val="0"/>
      <w:marTop w:val="0"/>
      <w:marBottom w:val="0"/>
      <w:divBdr>
        <w:top w:val="none" w:sz="0" w:space="0" w:color="auto"/>
        <w:left w:val="none" w:sz="0" w:space="0" w:color="auto"/>
        <w:bottom w:val="none" w:sz="0" w:space="0" w:color="auto"/>
        <w:right w:val="none" w:sz="0" w:space="0" w:color="auto"/>
      </w:divBdr>
    </w:div>
    <w:div w:id="1545755791">
      <w:marLeft w:val="640"/>
      <w:marRight w:val="0"/>
      <w:marTop w:val="0"/>
      <w:marBottom w:val="0"/>
      <w:divBdr>
        <w:top w:val="none" w:sz="0" w:space="0" w:color="auto"/>
        <w:left w:val="none" w:sz="0" w:space="0" w:color="auto"/>
        <w:bottom w:val="none" w:sz="0" w:space="0" w:color="auto"/>
        <w:right w:val="none" w:sz="0" w:space="0" w:color="auto"/>
      </w:divBdr>
    </w:div>
    <w:div w:id="1548832812">
      <w:marLeft w:val="640"/>
      <w:marRight w:val="0"/>
      <w:marTop w:val="0"/>
      <w:marBottom w:val="0"/>
      <w:divBdr>
        <w:top w:val="none" w:sz="0" w:space="0" w:color="auto"/>
        <w:left w:val="none" w:sz="0" w:space="0" w:color="auto"/>
        <w:bottom w:val="none" w:sz="0" w:space="0" w:color="auto"/>
        <w:right w:val="none" w:sz="0" w:space="0" w:color="auto"/>
      </w:divBdr>
    </w:div>
    <w:div w:id="1549561751">
      <w:bodyDiv w:val="1"/>
      <w:marLeft w:val="0"/>
      <w:marRight w:val="0"/>
      <w:marTop w:val="0"/>
      <w:marBottom w:val="0"/>
      <w:divBdr>
        <w:top w:val="none" w:sz="0" w:space="0" w:color="auto"/>
        <w:left w:val="none" w:sz="0" w:space="0" w:color="auto"/>
        <w:bottom w:val="none" w:sz="0" w:space="0" w:color="auto"/>
        <w:right w:val="none" w:sz="0" w:space="0" w:color="auto"/>
      </w:divBdr>
      <w:divsChild>
        <w:div w:id="1992784767">
          <w:marLeft w:val="0"/>
          <w:marRight w:val="0"/>
          <w:marTop w:val="0"/>
          <w:marBottom w:val="0"/>
          <w:divBdr>
            <w:top w:val="none" w:sz="0" w:space="0" w:color="auto"/>
            <w:left w:val="none" w:sz="0" w:space="0" w:color="auto"/>
            <w:bottom w:val="none" w:sz="0" w:space="0" w:color="auto"/>
            <w:right w:val="none" w:sz="0" w:space="0" w:color="auto"/>
          </w:divBdr>
          <w:divsChild>
            <w:div w:id="1555236527">
              <w:marLeft w:val="0"/>
              <w:marRight w:val="0"/>
              <w:marTop w:val="0"/>
              <w:marBottom w:val="0"/>
              <w:divBdr>
                <w:top w:val="none" w:sz="0" w:space="0" w:color="auto"/>
                <w:left w:val="none" w:sz="0" w:space="0" w:color="auto"/>
                <w:bottom w:val="none" w:sz="0" w:space="0" w:color="auto"/>
                <w:right w:val="none" w:sz="0" w:space="0" w:color="auto"/>
              </w:divBdr>
              <w:divsChild>
                <w:div w:id="1018966222">
                  <w:marLeft w:val="0"/>
                  <w:marRight w:val="0"/>
                  <w:marTop w:val="0"/>
                  <w:marBottom w:val="0"/>
                  <w:divBdr>
                    <w:top w:val="none" w:sz="0" w:space="0" w:color="auto"/>
                    <w:left w:val="none" w:sz="0" w:space="0" w:color="auto"/>
                    <w:bottom w:val="none" w:sz="0" w:space="0" w:color="auto"/>
                    <w:right w:val="none" w:sz="0" w:space="0" w:color="auto"/>
                  </w:divBdr>
                  <w:divsChild>
                    <w:div w:id="76789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068083">
      <w:marLeft w:val="640"/>
      <w:marRight w:val="0"/>
      <w:marTop w:val="0"/>
      <w:marBottom w:val="0"/>
      <w:divBdr>
        <w:top w:val="none" w:sz="0" w:space="0" w:color="auto"/>
        <w:left w:val="none" w:sz="0" w:space="0" w:color="auto"/>
        <w:bottom w:val="none" w:sz="0" w:space="0" w:color="auto"/>
        <w:right w:val="none" w:sz="0" w:space="0" w:color="auto"/>
      </w:divBdr>
    </w:div>
    <w:div w:id="1558591204">
      <w:marLeft w:val="640"/>
      <w:marRight w:val="0"/>
      <w:marTop w:val="0"/>
      <w:marBottom w:val="0"/>
      <w:divBdr>
        <w:top w:val="none" w:sz="0" w:space="0" w:color="auto"/>
        <w:left w:val="none" w:sz="0" w:space="0" w:color="auto"/>
        <w:bottom w:val="none" w:sz="0" w:space="0" w:color="auto"/>
        <w:right w:val="none" w:sz="0" w:space="0" w:color="auto"/>
      </w:divBdr>
    </w:div>
    <w:div w:id="1561599252">
      <w:marLeft w:val="640"/>
      <w:marRight w:val="0"/>
      <w:marTop w:val="0"/>
      <w:marBottom w:val="0"/>
      <w:divBdr>
        <w:top w:val="none" w:sz="0" w:space="0" w:color="auto"/>
        <w:left w:val="none" w:sz="0" w:space="0" w:color="auto"/>
        <w:bottom w:val="none" w:sz="0" w:space="0" w:color="auto"/>
        <w:right w:val="none" w:sz="0" w:space="0" w:color="auto"/>
      </w:divBdr>
    </w:div>
    <w:div w:id="1565217101">
      <w:marLeft w:val="640"/>
      <w:marRight w:val="0"/>
      <w:marTop w:val="0"/>
      <w:marBottom w:val="0"/>
      <w:divBdr>
        <w:top w:val="none" w:sz="0" w:space="0" w:color="auto"/>
        <w:left w:val="none" w:sz="0" w:space="0" w:color="auto"/>
        <w:bottom w:val="none" w:sz="0" w:space="0" w:color="auto"/>
        <w:right w:val="none" w:sz="0" w:space="0" w:color="auto"/>
      </w:divBdr>
    </w:div>
    <w:div w:id="1566797100">
      <w:marLeft w:val="640"/>
      <w:marRight w:val="0"/>
      <w:marTop w:val="0"/>
      <w:marBottom w:val="0"/>
      <w:divBdr>
        <w:top w:val="none" w:sz="0" w:space="0" w:color="auto"/>
        <w:left w:val="none" w:sz="0" w:space="0" w:color="auto"/>
        <w:bottom w:val="none" w:sz="0" w:space="0" w:color="auto"/>
        <w:right w:val="none" w:sz="0" w:space="0" w:color="auto"/>
      </w:divBdr>
    </w:div>
    <w:div w:id="1569264283">
      <w:marLeft w:val="640"/>
      <w:marRight w:val="0"/>
      <w:marTop w:val="0"/>
      <w:marBottom w:val="0"/>
      <w:divBdr>
        <w:top w:val="none" w:sz="0" w:space="0" w:color="auto"/>
        <w:left w:val="none" w:sz="0" w:space="0" w:color="auto"/>
        <w:bottom w:val="none" w:sz="0" w:space="0" w:color="auto"/>
        <w:right w:val="none" w:sz="0" w:space="0" w:color="auto"/>
      </w:divBdr>
    </w:div>
    <w:div w:id="1576206376">
      <w:marLeft w:val="640"/>
      <w:marRight w:val="0"/>
      <w:marTop w:val="0"/>
      <w:marBottom w:val="0"/>
      <w:divBdr>
        <w:top w:val="none" w:sz="0" w:space="0" w:color="auto"/>
        <w:left w:val="none" w:sz="0" w:space="0" w:color="auto"/>
        <w:bottom w:val="none" w:sz="0" w:space="0" w:color="auto"/>
        <w:right w:val="none" w:sz="0" w:space="0" w:color="auto"/>
      </w:divBdr>
    </w:div>
    <w:div w:id="1578317398">
      <w:marLeft w:val="640"/>
      <w:marRight w:val="0"/>
      <w:marTop w:val="0"/>
      <w:marBottom w:val="0"/>
      <w:divBdr>
        <w:top w:val="none" w:sz="0" w:space="0" w:color="auto"/>
        <w:left w:val="none" w:sz="0" w:space="0" w:color="auto"/>
        <w:bottom w:val="none" w:sz="0" w:space="0" w:color="auto"/>
        <w:right w:val="none" w:sz="0" w:space="0" w:color="auto"/>
      </w:divBdr>
    </w:div>
    <w:div w:id="1584682397">
      <w:marLeft w:val="640"/>
      <w:marRight w:val="0"/>
      <w:marTop w:val="0"/>
      <w:marBottom w:val="0"/>
      <w:divBdr>
        <w:top w:val="none" w:sz="0" w:space="0" w:color="auto"/>
        <w:left w:val="none" w:sz="0" w:space="0" w:color="auto"/>
        <w:bottom w:val="none" w:sz="0" w:space="0" w:color="auto"/>
        <w:right w:val="none" w:sz="0" w:space="0" w:color="auto"/>
      </w:divBdr>
    </w:div>
    <w:div w:id="1585216706">
      <w:marLeft w:val="640"/>
      <w:marRight w:val="0"/>
      <w:marTop w:val="0"/>
      <w:marBottom w:val="0"/>
      <w:divBdr>
        <w:top w:val="none" w:sz="0" w:space="0" w:color="auto"/>
        <w:left w:val="none" w:sz="0" w:space="0" w:color="auto"/>
        <w:bottom w:val="none" w:sz="0" w:space="0" w:color="auto"/>
        <w:right w:val="none" w:sz="0" w:space="0" w:color="auto"/>
      </w:divBdr>
    </w:div>
    <w:div w:id="1585408245">
      <w:marLeft w:val="640"/>
      <w:marRight w:val="0"/>
      <w:marTop w:val="0"/>
      <w:marBottom w:val="0"/>
      <w:divBdr>
        <w:top w:val="none" w:sz="0" w:space="0" w:color="auto"/>
        <w:left w:val="none" w:sz="0" w:space="0" w:color="auto"/>
        <w:bottom w:val="none" w:sz="0" w:space="0" w:color="auto"/>
        <w:right w:val="none" w:sz="0" w:space="0" w:color="auto"/>
      </w:divBdr>
    </w:div>
    <w:div w:id="1585601782">
      <w:marLeft w:val="640"/>
      <w:marRight w:val="0"/>
      <w:marTop w:val="0"/>
      <w:marBottom w:val="0"/>
      <w:divBdr>
        <w:top w:val="none" w:sz="0" w:space="0" w:color="auto"/>
        <w:left w:val="none" w:sz="0" w:space="0" w:color="auto"/>
        <w:bottom w:val="none" w:sz="0" w:space="0" w:color="auto"/>
        <w:right w:val="none" w:sz="0" w:space="0" w:color="auto"/>
      </w:divBdr>
    </w:div>
    <w:div w:id="1587347596">
      <w:marLeft w:val="640"/>
      <w:marRight w:val="0"/>
      <w:marTop w:val="0"/>
      <w:marBottom w:val="0"/>
      <w:divBdr>
        <w:top w:val="none" w:sz="0" w:space="0" w:color="auto"/>
        <w:left w:val="none" w:sz="0" w:space="0" w:color="auto"/>
        <w:bottom w:val="none" w:sz="0" w:space="0" w:color="auto"/>
        <w:right w:val="none" w:sz="0" w:space="0" w:color="auto"/>
      </w:divBdr>
    </w:div>
    <w:div w:id="1589998310">
      <w:marLeft w:val="640"/>
      <w:marRight w:val="0"/>
      <w:marTop w:val="0"/>
      <w:marBottom w:val="0"/>
      <w:divBdr>
        <w:top w:val="none" w:sz="0" w:space="0" w:color="auto"/>
        <w:left w:val="none" w:sz="0" w:space="0" w:color="auto"/>
        <w:bottom w:val="none" w:sz="0" w:space="0" w:color="auto"/>
        <w:right w:val="none" w:sz="0" w:space="0" w:color="auto"/>
      </w:divBdr>
    </w:div>
    <w:div w:id="1591618284">
      <w:marLeft w:val="640"/>
      <w:marRight w:val="0"/>
      <w:marTop w:val="0"/>
      <w:marBottom w:val="0"/>
      <w:divBdr>
        <w:top w:val="none" w:sz="0" w:space="0" w:color="auto"/>
        <w:left w:val="none" w:sz="0" w:space="0" w:color="auto"/>
        <w:bottom w:val="none" w:sz="0" w:space="0" w:color="auto"/>
        <w:right w:val="none" w:sz="0" w:space="0" w:color="auto"/>
      </w:divBdr>
    </w:div>
    <w:div w:id="1593472279">
      <w:marLeft w:val="640"/>
      <w:marRight w:val="0"/>
      <w:marTop w:val="0"/>
      <w:marBottom w:val="0"/>
      <w:divBdr>
        <w:top w:val="none" w:sz="0" w:space="0" w:color="auto"/>
        <w:left w:val="none" w:sz="0" w:space="0" w:color="auto"/>
        <w:bottom w:val="none" w:sz="0" w:space="0" w:color="auto"/>
        <w:right w:val="none" w:sz="0" w:space="0" w:color="auto"/>
      </w:divBdr>
    </w:div>
    <w:div w:id="1597254440">
      <w:marLeft w:val="640"/>
      <w:marRight w:val="0"/>
      <w:marTop w:val="0"/>
      <w:marBottom w:val="0"/>
      <w:divBdr>
        <w:top w:val="none" w:sz="0" w:space="0" w:color="auto"/>
        <w:left w:val="none" w:sz="0" w:space="0" w:color="auto"/>
        <w:bottom w:val="none" w:sz="0" w:space="0" w:color="auto"/>
        <w:right w:val="none" w:sz="0" w:space="0" w:color="auto"/>
      </w:divBdr>
    </w:div>
    <w:div w:id="1598097187">
      <w:marLeft w:val="640"/>
      <w:marRight w:val="0"/>
      <w:marTop w:val="0"/>
      <w:marBottom w:val="0"/>
      <w:divBdr>
        <w:top w:val="none" w:sz="0" w:space="0" w:color="auto"/>
        <w:left w:val="none" w:sz="0" w:space="0" w:color="auto"/>
        <w:bottom w:val="none" w:sz="0" w:space="0" w:color="auto"/>
        <w:right w:val="none" w:sz="0" w:space="0" w:color="auto"/>
      </w:divBdr>
    </w:div>
    <w:div w:id="1604267648">
      <w:marLeft w:val="640"/>
      <w:marRight w:val="0"/>
      <w:marTop w:val="0"/>
      <w:marBottom w:val="0"/>
      <w:divBdr>
        <w:top w:val="none" w:sz="0" w:space="0" w:color="auto"/>
        <w:left w:val="none" w:sz="0" w:space="0" w:color="auto"/>
        <w:bottom w:val="none" w:sz="0" w:space="0" w:color="auto"/>
        <w:right w:val="none" w:sz="0" w:space="0" w:color="auto"/>
      </w:divBdr>
    </w:div>
    <w:div w:id="1605382168">
      <w:marLeft w:val="640"/>
      <w:marRight w:val="0"/>
      <w:marTop w:val="0"/>
      <w:marBottom w:val="0"/>
      <w:divBdr>
        <w:top w:val="none" w:sz="0" w:space="0" w:color="auto"/>
        <w:left w:val="none" w:sz="0" w:space="0" w:color="auto"/>
        <w:bottom w:val="none" w:sz="0" w:space="0" w:color="auto"/>
        <w:right w:val="none" w:sz="0" w:space="0" w:color="auto"/>
      </w:divBdr>
    </w:div>
    <w:div w:id="1606109401">
      <w:marLeft w:val="640"/>
      <w:marRight w:val="0"/>
      <w:marTop w:val="0"/>
      <w:marBottom w:val="0"/>
      <w:divBdr>
        <w:top w:val="none" w:sz="0" w:space="0" w:color="auto"/>
        <w:left w:val="none" w:sz="0" w:space="0" w:color="auto"/>
        <w:bottom w:val="none" w:sz="0" w:space="0" w:color="auto"/>
        <w:right w:val="none" w:sz="0" w:space="0" w:color="auto"/>
      </w:divBdr>
    </w:div>
    <w:div w:id="1606307744">
      <w:marLeft w:val="640"/>
      <w:marRight w:val="0"/>
      <w:marTop w:val="0"/>
      <w:marBottom w:val="0"/>
      <w:divBdr>
        <w:top w:val="none" w:sz="0" w:space="0" w:color="auto"/>
        <w:left w:val="none" w:sz="0" w:space="0" w:color="auto"/>
        <w:bottom w:val="none" w:sz="0" w:space="0" w:color="auto"/>
        <w:right w:val="none" w:sz="0" w:space="0" w:color="auto"/>
      </w:divBdr>
    </w:div>
    <w:div w:id="1606427341">
      <w:marLeft w:val="640"/>
      <w:marRight w:val="0"/>
      <w:marTop w:val="0"/>
      <w:marBottom w:val="0"/>
      <w:divBdr>
        <w:top w:val="none" w:sz="0" w:space="0" w:color="auto"/>
        <w:left w:val="none" w:sz="0" w:space="0" w:color="auto"/>
        <w:bottom w:val="none" w:sz="0" w:space="0" w:color="auto"/>
        <w:right w:val="none" w:sz="0" w:space="0" w:color="auto"/>
      </w:divBdr>
    </w:div>
    <w:div w:id="1607545607">
      <w:marLeft w:val="640"/>
      <w:marRight w:val="0"/>
      <w:marTop w:val="0"/>
      <w:marBottom w:val="0"/>
      <w:divBdr>
        <w:top w:val="none" w:sz="0" w:space="0" w:color="auto"/>
        <w:left w:val="none" w:sz="0" w:space="0" w:color="auto"/>
        <w:bottom w:val="none" w:sz="0" w:space="0" w:color="auto"/>
        <w:right w:val="none" w:sz="0" w:space="0" w:color="auto"/>
      </w:divBdr>
    </w:div>
    <w:div w:id="1612200745">
      <w:marLeft w:val="640"/>
      <w:marRight w:val="0"/>
      <w:marTop w:val="0"/>
      <w:marBottom w:val="0"/>
      <w:divBdr>
        <w:top w:val="none" w:sz="0" w:space="0" w:color="auto"/>
        <w:left w:val="none" w:sz="0" w:space="0" w:color="auto"/>
        <w:bottom w:val="none" w:sz="0" w:space="0" w:color="auto"/>
        <w:right w:val="none" w:sz="0" w:space="0" w:color="auto"/>
      </w:divBdr>
    </w:div>
    <w:div w:id="1612470721">
      <w:marLeft w:val="640"/>
      <w:marRight w:val="0"/>
      <w:marTop w:val="0"/>
      <w:marBottom w:val="0"/>
      <w:divBdr>
        <w:top w:val="none" w:sz="0" w:space="0" w:color="auto"/>
        <w:left w:val="none" w:sz="0" w:space="0" w:color="auto"/>
        <w:bottom w:val="none" w:sz="0" w:space="0" w:color="auto"/>
        <w:right w:val="none" w:sz="0" w:space="0" w:color="auto"/>
      </w:divBdr>
    </w:div>
    <w:div w:id="1617057829">
      <w:marLeft w:val="640"/>
      <w:marRight w:val="0"/>
      <w:marTop w:val="0"/>
      <w:marBottom w:val="0"/>
      <w:divBdr>
        <w:top w:val="none" w:sz="0" w:space="0" w:color="auto"/>
        <w:left w:val="none" w:sz="0" w:space="0" w:color="auto"/>
        <w:bottom w:val="none" w:sz="0" w:space="0" w:color="auto"/>
        <w:right w:val="none" w:sz="0" w:space="0" w:color="auto"/>
      </w:divBdr>
    </w:div>
    <w:div w:id="1619483937">
      <w:marLeft w:val="640"/>
      <w:marRight w:val="0"/>
      <w:marTop w:val="0"/>
      <w:marBottom w:val="0"/>
      <w:divBdr>
        <w:top w:val="none" w:sz="0" w:space="0" w:color="auto"/>
        <w:left w:val="none" w:sz="0" w:space="0" w:color="auto"/>
        <w:bottom w:val="none" w:sz="0" w:space="0" w:color="auto"/>
        <w:right w:val="none" w:sz="0" w:space="0" w:color="auto"/>
      </w:divBdr>
    </w:div>
    <w:div w:id="1622607751">
      <w:marLeft w:val="640"/>
      <w:marRight w:val="0"/>
      <w:marTop w:val="0"/>
      <w:marBottom w:val="0"/>
      <w:divBdr>
        <w:top w:val="none" w:sz="0" w:space="0" w:color="auto"/>
        <w:left w:val="none" w:sz="0" w:space="0" w:color="auto"/>
        <w:bottom w:val="none" w:sz="0" w:space="0" w:color="auto"/>
        <w:right w:val="none" w:sz="0" w:space="0" w:color="auto"/>
      </w:divBdr>
    </w:div>
    <w:div w:id="1624844517">
      <w:marLeft w:val="640"/>
      <w:marRight w:val="0"/>
      <w:marTop w:val="0"/>
      <w:marBottom w:val="0"/>
      <w:divBdr>
        <w:top w:val="none" w:sz="0" w:space="0" w:color="auto"/>
        <w:left w:val="none" w:sz="0" w:space="0" w:color="auto"/>
        <w:bottom w:val="none" w:sz="0" w:space="0" w:color="auto"/>
        <w:right w:val="none" w:sz="0" w:space="0" w:color="auto"/>
      </w:divBdr>
    </w:div>
    <w:div w:id="1625304945">
      <w:marLeft w:val="640"/>
      <w:marRight w:val="0"/>
      <w:marTop w:val="0"/>
      <w:marBottom w:val="0"/>
      <w:divBdr>
        <w:top w:val="none" w:sz="0" w:space="0" w:color="auto"/>
        <w:left w:val="none" w:sz="0" w:space="0" w:color="auto"/>
        <w:bottom w:val="none" w:sz="0" w:space="0" w:color="auto"/>
        <w:right w:val="none" w:sz="0" w:space="0" w:color="auto"/>
      </w:divBdr>
    </w:div>
    <w:div w:id="1629241506">
      <w:marLeft w:val="640"/>
      <w:marRight w:val="0"/>
      <w:marTop w:val="0"/>
      <w:marBottom w:val="0"/>
      <w:divBdr>
        <w:top w:val="none" w:sz="0" w:space="0" w:color="auto"/>
        <w:left w:val="none" w:sz="0" w:space="0" w:color="auto"/>
        <w:bottom w:val="none" w:sz="0" w:space="0" w:color="auto"/>
        <w:right w:val="none" w:sz="0" w:space="0" w:color="auto"/>
      </w:divBdr>
    </w:div>
    <w:div w:id="1633510689">
      <w:marLeft w:val="640"/>
      <w:marRight w:val="0"/>
      <w:marTop w:val="0"/>
      <w:marBottom w:val="0"/>
      <w:divBdr>
        <w:top w:val="none" w:sz="0" w:space="0" w:color="auto"/>
        <w:left w:val="none" w:sz="0" w:space="0" w:color="auto"/>
        <w:bottom w:val="none" w:sz="0" w:space="0" w:color="auto"/>
        <w:right w:val="none" w:sz="0" w:space="0" w:color="auto"/>
      </w:divBdr>
    </w:div>
    <w:div w:id="1636792086">
      <w:marLeft w:val="640"/>
      <w:marRight w:val="0"/>
      <w:marTop w:val="0"/>
      <w:marBottom w:val="0"/>
      <w:divBdr>
        <w:top w:val="none" w:sz="0" w:space="0" w:color="auto"/>
        <w:left w:val="none" w:sz="0" w:space="0" w:color="auto"/>
        <w:bottom w:val="none" w:sz="0" w:space="0" w:color="auto"/>
        <w:right w:val="none" w:sz="0" w:space="0" w:color="auto"/>
      </w:divBdr>
    </w:div>
    <w:div w:id="1638952780">
      <w:marLeft w:val="640"/>
      <w:marRight w:val="0"/>
      <w:marTop w:val="0"/>
      <w:marBottom w:val="0"/>
      <w:divBdr>
        <w:top w:val="none" w:sz="0" w:space="0" w:color="auto"/>
        <w:left w:val="none" w:sz="0" w:space="0" w:color="auto"/>
        <w:bottom w:val="none" w:sz="0" w:space="0" w:color="auto"/>
        <w:right w:val="none" w:sz="0" w:space="0" w:color="auto"/>
      </w:divBdr>
    </w:div>
    <w:div w:id="1647012154">
      <w:marLeft w:val="640"/>
      <w:marRight w:val="0"/>
      <w:marTop w:val="0"/>
      <w:marBottom w:val="0"/>
      <w:divBdr>
        <w:top w:val="none" w:sz="0" w:space="0" w:color="auto"/>
        <w:left w:val="none" w:sz="0" w:space="0" w:color="auto"/>
        <w:bottom w:val="none" w:sz="0" w:space="0" w:color="auto"/>
        <w:right w:val="none" w:sz="0" w:space="0" w:color="auto"/>
      </w:divBdr>
    </w:div>
    <w:div w:id="1650593786">
      <w:marLeft w:val="640"/>
      <w:marRight w:val="0"/>
      <w:marTop w:val="0"/>
      <w:marBottom w:val="0"/>
      <w:divBdr>
        <w:top w:val="none" w:sz="0" w:space="0" w:color="auto"/>
        <w:left w:val="none" w:sz="0" w:space="0" w:color="auto"/>
        <w:bottom w:val="none" w:sz="0" w:space="0" w:color="auto"/>
        <w:right w:val="none" w:sz="0" w:space="0" w:color="auto"/>
      </w:divBdr>
    </w:div>
    <w:div w:id="1657807584">
      <w:marLeft w:val="640"/>
      <w:marRight w:val="0"/>
      <w:marTop w:val="0"/>
      <w:marBottom w:val="0"/>
      <w:divBdr>
        <w:top w:val="none" w:sz="0" w:space="0" w:color="auto"/>
        <w:left w:val="none" w:sz="0" w:space="0" w:color="auto"/>
        <w:bottom w:val="none" w:sz="0" w:space="0" w:color="auto"/>
        <w:right w:val="none" w:sz="0" w:space="0" w:color="auto"/>
      </w:divBdr>
    </w:div>
    <w:div w:id="1658027279">
      <w:marLeft w:val="640"/>
      <w:marRight w:val="0"/>
      <w:marTop w:val="0"/>
      <w:marBottom w:val="0"/>
      <w:divBdr>
        <w:top w:val="none" w:sz="0" w:space="0" w:color="auto"/>
        <w:left w:val="none" w:sz="0" w:space="0" w:color="auto"/>
        <w:bottom w:val="none" w:sz="0" w:space="0" w:color="auto"/>
        <w:right w:val="none" w:sz="0" w:space="0" w:color="auto"/>
      </w:divBdr>
    </w:div>
    <w:div w:id="1661544029">
      <w:marLeft w:val="640"/>
      <w:marRight w:val="0"/>
      <w:marTop w:val="0"/>
      <w:marBottom w:val="0"/>
      <w:divBdr>
        <w:top w:val="none" w:sz="0" w:space="0" w:color="auto"/>
        <w:left w:val="none" w:sz="0" w:space="0" w:color="auto"/>
        <w:bottom w:val="none" w:sz="0" w:space="0" w:color="auto"/>
        <w:right w:val="none" w:sz="0" w:space="0" w:color="auto"/>
      </w:divBdr>
    </w:div>
    <w:div w:id="1662467110">
      <w:marLeft w:val="640"/>
      <w:marRight w:val="0"/>
      <w:marTop w:val="0"/>
      <w:marBottom w:val="0"/>
      <w:divBdr>
        <w:top w:val="none" w:sz="0" w:space="0" w:color="auto"/>
        <w:left w:val="none" w:sz="0" w:space="0" w:color="auto"/>
        <w:bottom w:val="none" w:sz="0" w:space="0" w:color="auto"/>
        <w:right w:val="none" w:sz="0" w:space="0" w:color="auto"/>
      </w:divBdr>
    </w:div>
    <w:div w:id="1679500467">
      <w:marLeft w:val="640"/>
      <w:marRight w:val="0"/>
      <w:marTop w:val="0"/>
      <w:marBottom w:val="0"/>
      <w:divBdr>
        <w:top w:val="none" w:sz="0" w:space="0" w:color="auto"/>
        <w:left w:val="none" w:sz="0" w:space="0" w:color="auto"/>
        <w:bottom w:val="none" w:sz="0" w:space="0" w:color="auto"/>
        <w:right w:val="none" w:sz="0" w:space="0" w:color="auto"/>
      </w:divBdr>
    </w:div>
    <w:div w:id="1681539907">
      <w:marLeft w:val="640"/>
      <w:marRight w:val="0"/>
      <w:marTop w:val="0"/>
      <w:marBottom w:val="0"/>
      <w:divBdr>
        <w:top w:val="none" w:sz="0" w:space="0" w:color="auto"/>
        <w:left w:val="none" w:sz="0" w:space="0" w:color="auto"/>
        <w:bottom w:val="none" w:sz="0" w:space="0" w:color="auto"/>
        <w:right w:val="none" w:sz="0" w:space="0" w:color="auto"/>
      </w:divBdr>
    </w:div>
    <w:div w:id="1685591121">
      <w:marLeft w:val="640"/>
      <w:marRight w:val="0"/>
      <w:marTop w:val="0"/>
      <w:marBottom w:val="0"/>
      <w:divBdr>
        <w:top w:val="none" w:sz="0" w:space="0" w:color="auto"/>
        <w:left w:val="none" w:sz="0" w:space="0" w:color="auto"/>
        <w:bottom w:val="none" w:sz="0" w:space="0" w:color="auto"/>
        <w:right w:val="none" w:sz="0" w:space="0" w:color="auto"/>
      </w:divBdr>
    </w:div>
    <w:div w:id="1690377183">
      <w:marLeft w:val="640"/>
      <w:marRight w:val="0"/>
      <w:marTop w:val="0"/>
      <w:marBottom w:val="0"/>
      <w:divBdr>
        <w:top w:val="none" w:sz="0" w:space="0" w:color="auto"/>
        <w:left w:val="none" w:sz="0" w:space="0" w:color="auto"/>
        <w:bottom w:val="none" w:sz="0" w:space="0" w:color="auto"/>
        <w:right w:val="none" w:sz="0" w:space="0" w:color="auto"/>
      </w:divBdr>
    </w:div>
    <w:div w:id="1692412861">
      <w:marLeft w:val="640"/>
      <w:marRight w:val="0"/>
      <w:marTop w:val="0"/>
      <w:marBottom w:val="0"/>
      <w:divBdr>
        <w:top w:val="none" w:sz="0" w:space="0" w:color="auto"/>
        <w:left w:val="none" w:sz="0" w:space="0" w:color="auto"/>
        <w:bottom w:val="none" w:sz="0" w:space="0" w:color="auto"/>
        <w:right w:val="none" w:sz="0" w:space="0" w:color="auto"/>
      </w:divBdr>
    </w:div>
    <w:div w:id="1703901893">
      <w:marLeft w:val="640"/>
      <w:marRight w:val="0"/>
      <w:marTop w:val="0"/>
      <w:marBottom w:val="0"/>
      <w:divBdr>
        <w:top w:val="none" w:sz="0" w:space="0" w:color="auto"/>
        <w:left w:val="none" w:sz="0" w:space="0" w:color="auto"/>
        <w:bottom w:val="none" w:sz="0" w:space="0" w:color="auto"/>
        <w:right w:val="none" w:sz="0" w:space="0" w:color="auto"/>
      </w:divBdr>
    </w:div>
    <w:div w:id="1704095022">
      <w:marLeft w:val="640"/>
      <w:marRight w:val="0"/>
      <w:marTop w:val="0"/>
      <w:marBottom w:val="0"/>
      <w:divBdr>
        <w:top w:val="none" w:sz="0" w:space="0" w:color="auto"/>
        <w:left w:val="none" w:sz="0" w:space="0" w:color="auto"/>
        <w:bottom w:val="none" w:sz="0" w:space="0" w:color="auto"/>
        <w:right w:val="none" w:sz="0" w:space="0" w:color="auto"/>
      </w:divBdr>
    </w:div>
    <w:div w:id="1705905057">
      <w:marLeft w:val="640"/>
      <w:marRight w:val="0"/>
      <w:marTop w:val="0"/>
      <w:marBottom w:val="0"/>
      <w:divBdr>
        <w:top w:val="none" w:sz="0" w:space="0" w:color="auto"/>
        <w:left w:val="none" w:sz="0" w:space="0" w:color="auto"/>
        <w:bottom w:val="none" w:sz="0" w:space="0" w:color="auto"/>
        <w:right w:val="none" w:sz="0" w:space="0" w:color="auto"/>
      </w:divBdr>
    </w:div>
    <w:div w:id="1706514216">
      <w:marLeft w:val="640"/>
      <w:marRight w:val="0"/>
      <w:marTop w:val="0"/>
      <w:marBottom w:val="0"/>
      <w:divBdr>
        <w:top w:val="none" w:sz="0" w:space="0" w:color="auto"/>
        <w:left w:val="none" w:sz="0" w:space="0" w:color="auto"/>
        <w:bottom w:val="none" w:sz="0" w:space="0" w:color="auto"/>
        <w:right w:val="none" w:sz="0" w:space="0" w:color="auto"/>
      </w:divBdr>
    </w:div>
    <w:div w:id="1708405697">
      <w:marLeft w:val="640"/>
      <w:marRight w:val="0"/>
      <w:marTop w:val="0"/>
      <w:marBottom w:val="0"/>
      <w:divBdr>
        <w:top w:val="none" w:sz="0" w:space="0" w:color="auto"/>
        <w:left w:val="none" w:sz="0" w:space="0" w:color="auto"/>
        <w:bottom w:val="none" w:sz="0" w:space="0" w:color="auto"/>
        <w:right w:val="none" w:sz="0" w:space="0" w:color="auto"/>
      </w:divBdr>
    </w:div>
    <w:div w:id="1710229179">
      <w:marLeft w:val="640"/>
      <w:marRight w:val="0"/>
      <w:marTop w:val="0"/>
      <w:marBottom w:val="0"/>
      <w:divBdr>
        <w:top w:val="none" w:sz="0" w:space="0" w:color="auto"/>
        <w:left w:val="none" w:sz="0" w:space="0" w:color="auto"/>
        <w:bottom w:val="none" w:sz="0" w:space="0" w:color="auto"/>
        <w:right w:val="none" w:sz="0" w:space="0" w:color="auto"/>
      </w:divBdr>
    </w:div>
    <w:div w:id="1712730008">
      <w:marLeft w:val="640"/>
      <w:marRight w:val="0"/>
      <w:marTop w:val="0"/>
      <w:marBottom w:val="0"/>
      <w:divBdr>
        <w:top w:val="none" w:sz="0" w:space="0" w:color="auto"/>
        <w:left w:val="none" w:sz="0" w:space="0" w:color="auto"/>
        <w:bottom w:val="none" w:sz="0" w:space="0" w:color="auto"/>
        <w:right w:val="none" w:sz="0" w:space="0" w:color="auto"/>
      </w:divBdr>
    </w:div>
    <w:div w:id="1714648731">
      <w:marLeft w:val="640"/>
      <w:marRight w:val="0"/>
      <w:marTop w:val="0"/>
      <w:marBottom w:val="0"/>
      <w:divBdr>
        <w:top w:val="none" w:sz="0" w:space="0" w:color="auto"/>
        <w:left w:val="none" w:sz="0" w:space="0" w:color="auto"/>
        <w:bottom w:val="none" w:sz="0" w:space="0" w:color="auto"/>
        <w:right w:val="none" w:sz="0" w:space="0" w:color="auto"/>
      </w:divBdr>
    </w:div>
    <w:div w:id="1716004118">
      <w:bodyDiv w:val="1"/>
      <w:marLeft w:val="0"/>
      <w:marRight w:val="0"/>
      <w:marTop w:val="0"/>
      <w:marBottom w:val="0"/>
      <w:divBdr>
        <w:top w:val="none" w:sz="0" w:space="0" w:color="auto"/>
        <w:left w:val="none" w:sz="0" w:space="0" w:color="auto"/>
        <w:bottom w:val="none" w:sz="0" w:space="0" w:color="auto"/>
        <w:right w:val="none" w:sz="0" w:space="0" w:color="auto"/>
      </w:divBdr>
    </w:div>
    <w:div w:id="1716659387">
      <w:marLeft w:val="640"/>
      <w:marRight w:val="0"/>
      <w:marTop w:val="0"/>
      <w:marBottom w:val="0"/>
      <w:divBdr>
        <w:top w:val="none" w:sz="0" w:space="0" w:color="auto"/>
        <w:left w:val="none" w:sz="0" w:space="0" w:color="auto"/>
        <w:bottom w:val="none" w:sz="0" w:space="0" w:color="auto"/>
        <w:right w:val="none" w:sz="0" w:space="0" w:color="auto"/>
      </w:divBdr>
    </w:div>
    <w:div w:id="1720014594">
      <w:marLeft w:val="640"/>
      <w:marRight w:val="0"/>
      <w:marTop w:val="0"/>
      <w:marBottom w:val="0"/>
      <w:divBdr>
        <w:top w:val="none" w:sz="0" w:space="0" w:color="auto"/>
        <w:left w:val="none" w:sz="0" w:space="0" w:color="auto"/>
        <w:bottom w:val="none" w:sz="0" w:space="0" w:color="auto"/>
        <w:right w:val="none" w:sz="0" w:space="0" w:color="auto"/>
      </w:divBdr>
    </w:div>
    <w:div w:id="1725374884">
      <w:marLeft w:val="640"/>
      <w:marRight w:val="0"/>
      <w:marTop w:val="0"/>
      <w:marBottom w:val="0"/>
      <w:divBdr>
        <w:top w:val="none" w:sz="0" w:space="0" w:color="auto"/>
        <w:left w:val="none" w:sz="0" w:space="0" w:color="auto"/>
        <w:bottom w:val="none" w:sz="0" w:space="0" w:color="auto"/>
        <w:right w:val="none" w:sz="0" w:space="0" w:color="auto"/>
      </w:divBdr>
    </w:div>
    <w:div w:id="1733236286">
      <w:marLeft w:val="640"/>
      <w:marRight w:val="0"/>
      <w:marTop w:val="0"/>
      <w:marBottom w:val="0"/>
      <w:divBdr>
        <w:top w:val="none" w:sz="0" w:space="0" w:color="auto"/>
        <w:left w:val="none" w:sz="0" w:space="0" w:color="auto"/>
        <w:bottom w:val="none" w:sz="0" w:space="0" w:color="auto"/>
        <w:right w:val="none" w:sz="0" w:space="0" w:color="auto"/>
      </w:divBdr>
    </w:div>
    <w:div w:id="1734085512">
      <w:marLeft w:val="640"/>
      <w:marRight w:val="0"/>
      <w:marTop w:val="0"/>
      <w:marBottom w:val="0"/>
      <w:divBdr>
        <w:top w:val="none" w:sz="0" w:space="0" w:color="auto"/>
        <w:left w:val="none" w:sz="0" w:space="0" w:color="auto"/>
        <w:bottom w:val="none" w:sz="0" w:space="0" w:color="auto"/>
        <w:right w:val="none" w:sz="0" w:space="0" w:color="auto"/>
      </w:divBdr>
    </w:div>
    <w:div w:id="1736197655">
      <w:marLeft w:val="640"/>
      <w:marRight w:val="0"/>
      <w:marTop w:val="0"/>
      <w:marBottom w:val="0"/>
      <w:divBdr>
        <w:top w:val="none" w:sz="0" w:space="0" w:color="auto"/>
        <w:left w:val="none" w:sz="0" w:space="0" w:color="auto"/>
        <w:bottom w:val="none" w:sz="0" w:space="0" w:color="auto"/>
        <w:right w:val="none" w:sz="0" w:space="0" w:color="auto"/>
      </w:divBdr>
    </w:div>
    <w:div w:id="1736321481">
      <w:marLeft w:val="640"/>
      <w:marRight w:val="0"/>
      <w:marTop w:val="0"/>
      <w:marBottom w:val="0"/>
      <w:divBdr>
        <w:top w:val="none" w:sz="0" w:space="0" w:color="auto"/>
        <w:left w:val="none" w:sz="0" w:space="0" w:color="auto"/>
        <w:bottom w:val="none" w:sz="0" w:space="0" w:color="auto"/>
        <w:right w:val="none" w:sz="0" w:space="0" w:color="auto"/>
      </w:divBdr>
    </w:div>
    <w:div w:id="1736736093">
      <w:marLeft w:val="640"/>
      <w:marRight w:val="0"/>
      <w:marTop w:val="0"/>
      <w:marBottom w:val="0"/>
      <w:divBdr>
        <w:top w:val="none" w:sz="0" w:space="0" w:color="auto"/>
        <w:left w:val="none" w:sz="0" w:space="0" w:color="auto"/>
        <w:bottom w:val="none" w:sz="0" w:space="0" w:color="auto"/>
        <w:right w:val="none" w:sz="0" w:space="0" w:color="auto"/>
      </w:divBdr>
    </w:div>
    <w:div w:id="1747192109">
      <w:marLeft w:val="640"/>
      <w:marRight w:val="0"/>
      <w:marTop w:val="0"/>
      <w:marBottom w:val="0"/>
      <w:divBdr>
        <w:top w:val="none" w:sz="0" w:space="0" w:color="auto"/>
        <w:left w:val="none" w:sz="0" w:space="0" w:color="auto"/>
        <w:bottom w:val="none" w:sz="0" w:space="0" w:color="auto"/>
        <w:right w:val="none" w:sz="0" w:space="0" w:color="auto"/>
      </w:divBdr>
    </w:div>
    <w:div w:id="1747413726">
      <w:marLeft w:val="640"/>
      <w:marRight w:val="0"/>
      <w:marTop w:val="0"/>
      <w:marBottom w:val="0"/>
      <w:divBdr>
        <w:top w:val="none" w:sz="0" w:space="0" w:color="auto"/>
        <w:left w:val="none" w:sz="0" w:space="0" w:color="auto"/>
        <w:bottom w:val="none" w:sz="0" w:space="0" w:color="auto"/>
        <w:right w:val="none" w:sz="0" w:space="0" w:color="auto"/>
      </w:divBdr>
    </w:div>
    <w:div w:id="1754544361">
      <w:marLeft w:val="640"/>
      <w:marRight w:val="0"/>
      <w:marTop w:val="0"/>
      <w:marBottom w:val="0"/>
      <w:divBdr>
        <w:top w:val="none" w:sz="0" w:space="0" w:color="auto"/>
        <w:left w:val="none" w:sz="0" w:space="0" w:color="auto"/>
        <w:bottom w:val="none" w:sz="0" w:space="0" w:color="auto"/>
        <w:right w:val="none" w:sz="0" w:space="0" w:color="auto"/>
      </w:divBdr>
    </w:div>
    <w:div w:id="1763064602">
      <w:marLeft w:val="640"/>
      <w:marRight w:val="0"/>
      <w:marTop w:val="0"/>
      <w:marBottom w:val="0"/>
      <w:divBdr>
        <w:top w:val="none" w:sz="0" w:space="0" w:color="auto"/>
        <w:left w:val="none" w:sz="0" w:space="0" w:color="auto"/>
        <w:bottom w:val="none" w:sz="0" w:space="0" w:color="auto"/>
        <w:right w:val="none" w:sz="0" w:space="0" w:color="auto"/>
      </w:divBdr>
    </w:div>
    <w:div w:id="1764109793">
      <w:marLeft w:val="640"/>
      <w:marRight w:val="0"/>
      <w:marTop w:val="0"/>
      <w:marBottom w:val="0"/>
      <w:divBdr>
        <w:top w:val="none" w:sz="0" w:space="0" w:color="auto"/>
        <w:left w:val="none" w:sz="0" w:space="0" w:color="auto"/>
        <w:bottom w:val="none" w:sz="0" w:space="0" w:color="auto"/>
        <w:right w:val="none" w:sz="0" w:space="0" w:color="auto"/>
      </w:divBdr>
    </w:div>
    <w:div w:id="1769348491">
      <w:marLeft w:val="640"/>
      <w:marRight w:val="0"/>
      <w:marTop w:val="0"/>
      <w:marBottom w:val="0"/>
      <w:divBdr>
        <w:top w:val="none" w:sz="0" w:space="0" w:color="auto"/>
        <w:left w:val="none" w:sz="0" w:space="0" w:color="auto"/>
        <w:bottom w:val="none" w:sz="0" w:space="0" w:color="auto"/>
        <w:right w:val="none" w:sz="0" w:space="0" w:color="auto"/>
      </w:divBdr>
    </w:div>
    <w:div w:id="1773470783">
      <w:marLeft w:val="640"/>
      <w:marRight w:val="0"/>
      <w:marTop w:val="0"/>
      <w:marBottom w:val="0"/>
      <w:divBdr>
        <w:top w:val="none" w:sz="0" w:space="0" w:color="auto"/>
        <w:left w:val="none" w:sz="0" w:space="0" w:color="auto"/>
        <w:bottom w:val="none" w:sz="0" w:space="0" w:color="auto"/>
        <w:right w:val="none" w:sz="0" w:space="0" w:color="auto"/>
      </w:divBdr>
    </w:div>
    <w:div w:id="1779371568">
      <w:marLeft w:val="640"/>
      <w:marRight w:val="0"/>
      <w:marTop w:val="0"/>
      <w:marBottom w:val="0"/>
      <w:divBdr>
        <w:top w:val="none" w:sz="0" w:space="0" w:color="auto"/>
        <w:left w:val="none" w:sz="0" w:space="0" w:color="auto"/>
        <w:bottom w:val="none" w:sz="0" w:space="0" w:color="auto"/>
        <w:right w:val="none" w:sz="0" w:space="0" w:color="auto"/>
      </w:divBdr>
    </w:div>
    <w:div w:id="1782456370">
      <w:marLeft w:val="640"/>
      <w:marRight w:val="0"/>
      <w:marTop w:val="0"/>
      <w:marBottom w:val="0"/>
      <w:divBdr>
        <w:top w:val="none" w:sz="0" w:space="0" w:color="auto"/>
        <w:left w:val="none" w:sz="0" w:space="0" w:color="auto"/>
        <w:bottom w:val="none" w:sz="0" w:space="0" w:color="auto"/>
        <w:right w:val="none" w:sz="0" w:space="0" w:color="auto"/>
      </w:divBdr>
    </w:div>
    <w:div w:id="1783650005">
      <w:marLeft w:val="640"/>
      <w:marRight w:val="0"/>
      <w:marTop w:val="0"/>
      <w:marBottom w:val="0"/>
      <w:divBdr>
        <w:top w:val="none" w:sz="0" w:space="0" w:color="auto"/>
        <w:left w:val="none" w:sz="0" w:space="0" w:color="auto"/>
        <w:bottom w:val="none" w:sz="0" w:space="0" w:color="auto"/>
        <w:right w:val="none" w:sz="0" w:space="0" w:color="auto"/>
      </w:divBdr>
    </w:div>
    <w:div w:id="1786923462">
      <w:marLeft w:val="640"/>
      <w:marRight w:val="0"/>
      <w:marTop w:val="0"/>
      <w:marBottom w:val="0"/>
      <w:divBdr>
        <w:top w:val="none" w:sz="0" w:space="0" w:color="auto"/>
        <w:left w:val="none" w:sz="0" w:space="0" w:color="auto"/>
        <w:bottom w:val="none" w:sz="0" w:space="0" w:color="auto"/>
        <w:right w:val="none" w:sz="0" w:space="0" w:color="auto"/>
      </w:divBdr>
    </w:div>
    <w:div w:id="1788547186">
      <w:marLeft w:val="640"/>
      <w:marRight w:val="0"/>
      <w:marTop w:val="0"/>
      <w:marBottom w:val="0"/>
      <w:divBdr>
        <w:top w:val="none" w:sz="0" w:space="0" w:color="auto"/>
        <w:left w:val="none" w:sz="0" w:space="0" w:color="auto"/>
        <w:bottom w:val="none" w:sz="0" w:space="0" w:color="auto"/>
        <w:right w:val="none" w:sz="0" w:space="0" w:color="auto"/>
      </w:divBdr>
    </w:div>
    <w:div w:id="1788619065">
      <w:marLeft w:val="640"/>
      <w:marRight w:val="0"/>
      <w:marTop w:val="0"/>
      <w:marBottom w:val="0"/>
      <w:divBdr>
        <w:top w:val="none" w:sz="0" w:space="0" w:color="auto"/>
        <w:left w:val="none" w:sz="0" w:space="0" w:color="auto"/>
        <w:bottom w:val="none" w:sz="0" w:space="0" w:color="auto"/>
        <w:right w:val="none" w:sz="0" w:space="0" w:color="auto"/>
      </w:divBdr>
    </w:div>
    <w:div w:id="1789737103">
      <w:marLeft w:val="640"/>
      <w:marRight w:val="0"/>
      <w:marTop w:val="0"/>
      <w:marBottom w:val="0"/>
      <w:divBdr>
        <w:top w:val="none" w:sz="0" w:space="0" w:color="auto"/>
        <w:left w:val="none" w:sz="0" w:space="0" w:color="auto"/>
        <w:bottom w:val="none" w:sz="0" w:space="0" w:color="auto"/>
        <w:right w:val="none" w:sz="0" w:space="0" w:color="auto"/>
      </w:divBdr>
    </w:div>
    <w:div w:id="1790540859">
      <w:marLeft w:val="640"/>
      <w:marRight w:val="0"/>
      <w:marTop w:val="0"/>
      <w:marBottom w:val="0"/>
      <w:divBdr>
        <w:top w:val="none" w:sz="0" w:space="0" w:color="auto"/>
        <w:left w:val="none" w:sz="0" w:space="0" w:color="auto"/>
        <w:bottom w:val="none" w:sz="0" w:space="0" w:color="auto"/>
        <w:right w:val="none" w:sz="0" w:space="0" w:color="auto"/>
      </w:divBdr>
    </w:div>
    <w:div w:id="1790976211">
      <w:marLeft w:val="640"/>
      <w:marRight w:val="0"/>
      <w:marTop w:val="0"/>
      <w:marBottom w:val="0"/>
      <w:divBdr>
        <w:top w:val="none" w:sz="0" w:space="0" w:color="auto"/>
        <w:left w:val="none" w:sz="0" w:space="0" w:color="auto"/>
        <w:bottom w:val="none" w:sz="0" w:space="0" w:color="auto"/>
        <w:right w:val="none" w:sz="0" w:space="0" w:color="auto"/>
      </w:divBdr>
    </w:div>
    <w:div w:id="1791970321">
      <w:marLeft w:val="640"/>
      <w:marRight w:val="0"/>
      <w:marTop w:val="0"/>
      <w:marBottom w:val="0"/>
      <w:divBdr>
        <w:top w:val="none" w:sz="0" w:space="0" w:color="auto"/>
        <w:left w:val="none" w:sz="0" w:space="0" w:color="auto"/>
        <w:bottom w:val="none" w:sz="0" w:space="0" w:color="auto"/>
        <w:right w:val="none" w:sz="0" w:space="0" w:color="auto"/>
      </w:divBdr>
    </w:div>
    <w:div w:id="1798715433">
      <w:marLeft w:val="640"/>
      <w:marRight w:val="0"/>
      <w:marTop w:val="0"/>
      <w:marBottom w:val="0"/>
      <w:divBdr>
        <w:top w:val="none" w:sz="0" w:space="0" w:color="auto"/>
        <w:left w:val="none" w:sz="0" w:space="0" w:color="auto"/>
        <w:bottom w:val="none" w:sz="0" w:space="0" w:color="auto"/>
        <w:right w:val="none" w:sz="0" w:space="0" w:color="auto"/>
      </w:divBdr>
    </w:div>
    <w:div w:id="1802458696">
      <w:marLeft w:val="640"/>
      <w:marRight w:val="0"/>
      <w:marTop w:val="0"/>
      <w:marBottom w:val="0"/>
      <w:divBdr>
        <w:top w:val="none" w:sz="0" w:space="0" w:color="auto"/>
        <w:left w:val="none" w:sz="0" w:space="0" w:color="auto"/>
        <w:bottom w:val="none" w:sz="0" w:space="0" w:color="auto"/>
        <w:right w:val="none" w:sz="0" w:space="0" w:color="auto"/>
      </w:divBdr>
    </w:div>
    <w:div w:id="1803110713">
      <w:marLeft w:val="640"/>
      <w:marRight w:val="0"/>
      <w:marTop w:val="0"/>
      <w:marBottom w:val="0"/>
      <w:divBdr>
        <w:top w:val="none" w:sz="0" w:space="0" w:color="auto"/>
        <w:left w:val="none" w:sz="0" w:space="0" w:color="auto"/>
        <w:bottom w:val="none" w:sz="0" w:space="0" w:color="auto"/>
        <w:right w:val="none" w:sz="0" w:space="0" w:color="auto"/>
      </w:divBdr>
    </w:div>
    <w:div w:id="1805390715">
      <w:bodyDiv w:val="1"/>
      <w:marLeft w:val="0"/>
      <w:marRight w:val="0"/>
      <w:marTop w:val="0"/>
      <w:marBottom w:val="0"/>
      <w:divBdr>
        <w:top w:val="none" w:sz="0" w:space="0" w:color="auto"/>
        <w:left w:val="none" w:sz="0" w:space="0" w:color="auto"/>
        <w:bottom w:val="none" w:sz="0" w:space="0" w:color="auto"/>
        <w:right w:val="none" w:sz="0" w:space="0" w:color="auto"/>
      </w:divBdr>
      <w:divsChild>
        <w:div w:id="30300114">
          <w:marLeft w:val="640"/>
          <w:marRight w:val="0"/>
          <w:marTop w:val="0"/>
          <w:marBottom w:val="0"/>
          <w:divBdr>
            <w:top w:val="none" w:sz="0" w:space="0" w:color="auto"/>
            <w:left w:val="none" w:sz="0" w:space="0" w:color="auto"/>
            <w:bottom w:val="none" w:sz="0" w:space="0" w:color="auto"/>
            <w:right w:val="none" w:sz="0" w:space="0" w:color="auto"/>
          </w:divBdr>
        </w:div>
        <w:div w:id="32196440">
          <w:marLeft w:val="640"/>
          <w:marRight w:val="0"/>
          <w:marTop w:val="0"/>
          <w:marBottom w:val="0"/>
          <w:divBdr>
            <w:top w:val="none" w:sz="0" w:space="0" w:color="auto"/>
            <w:left w:val="none" w:sz="0" w:space="0" w:color="auto"/>
            <w:bottom w:val="none" w:sz="0" w:space="0" w:color="auto"/>
            <w:right w:val="none" w:sz="0" w:space="0" w:color="auto"/>
          </w:divBdr>
        </w:div>
        <w:div w:id="62224246">
          <w:marLeft w:val="640"/>
          <w:marRight w:val="0"/>
          <w:marTop w:val="0"/>
          <w:marBottom w:val="0"/>
          <w:divBdr>
            <w:top w:val="none" w:sz="0" w:space="0" w:color="auto"/>
            <w:left w:val="none" w:sz="0" w:space="0" w:color="auto"/>
            <w:bottom w:val="none" w:sz="0" w:space="0" w:color="auto"/>
            <w:right w:val="none" w:sz="0" w:space="0" w:color="auto"/>
          </w:divBdr>
        </w:div>
        <w:div w:id="121267078">
          <w:marLeft w:val="640"/>
          <w:marRight w:val="0"/>
          <w:marTop w:val="0"/>
          <w:marBottom w:val="0"/>
          <w:divBdr>
            <w:top w:val="none" w:sz="0" w:space="0" w:color="auto"/>
            <w:left w:val="none" w:sz="0" w:space="0" w:color="auto"/>
            <w:bottom w:val="none" w:sz="0" w:space="0" w:color="auto"/>
            <w:right w:val="none" w:sz="0" w:space="0" w:color="auto"/>
          </w:divBdr>
        </w:div>
        <w:div w:id="143011864">
          <w:marLeft w:val="640"/>
          <w:marRight w:val="0"/>
          <w:marTop w:val="0"/>
          <w:marBottom w:val="0"/>
          <w:divBdr>
            <w:top w:val="none" w:sz="0" w:space="0" w:color="auto"/>
            <w:left w:val="none" w:sz="0" w:space="0" w:color="auto"/>
            <w:bottom w:val="none" w:sz="0" w:space="0" w:color="auto"/>
            <w:right w:val="none" w:sz="0" w:space="0" w:color="auto"/>
          </w:divBdr>
        </w:div>
        <w:div w:id="151607195">
          <w:marLeft w:val="640"/>
          <w:marRight w:val="0"/>
          <w:marTop w:val="0"/>
          <w:marBottom w:val="0"/>
          <w:divBdr>
            <w:top w:val="none" w:sz="0" w:space="0" w:color="auto"/>
            <w:left w:val="none" w:sz="0" w:space="0" w:color="auto"/>
            <w:bottom w:val="none" w:sz="0" w:space="0" w:color="auto"/>
            <w:right w:val="none" w:sz="0" w:space="0" w:color="auto"/>
          </w:divBdr>
        </w:div>
        <w:div w:id="241764410">
          <w:marLeft w:val="640"/>
          <w:marRight w:val="0"/>
          <w:marTop w:val="0"/>
          <w:marBottom w:val="0"/>
          <w:divBdr>
            <w:top w:val="none" w:sz="0" w:space="0" w:color="auto"/>
            <w:left w:val="none" w:sz="0" w:space="0" w:color="auto"/>
            <w:bottom w:val="none" w:sz="0" w:space="0" w:color="auto"/>
            <w:right w:val="none" w:sz="0" w:space="0" w:color="auto"/>
          </w:divBdr>
        </w:div>
        <w:div w:id="300041592">
          <w:marLeft w:val="640"/>
          <w:marRight w:val="0"/>
          <w:marTop w:val="0"/>
          <w:marBottom w:val="0"/>
          <w:divBdr>
            <w:top w:val="none" w:sz="0" w:space="0" w:color="auto"/>
            <w:left w:val="none" w:sz="0" w:space="0" w:color="auto"/>
            <w:bottom w:val="none" w:sz="0" w:space="0" w:color="auto"/>
            <w:right w:val="none" w:sz="0" w:space="0" w:color="auto"/>
          </w:divBdr>
        </w:div>
        <w:div w:id="301429574">
          <w:marLeft w:val="640"/>
          <w:marRight w:val="0"/>
          <w:marTop w:val="0"/>
          <w:marBottom w:val="0"/>
          <w:divBdr>
            <w:top w:val="none" w:sz="0" w:space="0" w:color="auto"/>
            <w:left w:val="none" w:sz="0" w:space="0" w:color="auto"/>
            <w:bottom w:val="none" w:sz="0" w:space="0" w:color="auto"/>
            <w:right w:val="none" w:sz="0" w:space="0" w:color="auto"/>
          </w:divBdr>
        </w:div>
        <w:div w:id="356591101">
          <w:marLeft w:val="640"/>
          <w:marRight w:val="0"/>
          <w:marTop w:val="0"/>
          <w:marBottom w:val="0"/>
          <w:divBdr>
            <w:top w:val="none" w:sz="0" w:space="0" w:color="auto"/>
            <w:left w:val="none" w:sz="0" w:space="0" w:color="auto"/>
            <w:bottom w:val="none" w:sz="0" w:space="0" w:color="auto"/>
            <w:right w:val="none" w:sz="0" w:space="0" w:color="auto"/>
          </w:divBdr>
        </w:div>
        <w:div w:id="397438097">
          <w:marLeft w:val="640"/>
          <w:marRight w:val="0"/>
          <w:marTop w:val="0"/>
          <w:marBottom w:val="0"/>
          <w:divBdr>
            <w:top w:val="none" w:sz="0" w:space="0" w:color="auto"/>
            <w:left w:val="none" w:sz="0" w:space="0" w:color="auto"/>
            <w:bottom w:val="none" w:sz="0" w:space="0" w:color="auto"/>
            <w:right w:val="none" w:sz="0" w:space="0" w:color="auto"/>
          </w:divBdr>
        </w:div>
        <w:div w:id="400374512">
          <w:marLeft w:val="640"/>
          <w:marRight w:val="0"/>
          <w:marTop w:val="0"/>
          <w:marBottom w:val="0"/>
          <w:divBdr>
            <w:top w:val="none" w:sz="0" w:space="0" w:color="auto"/>
            <w:left w:val="none" w:sz="0" w:space="0" w:color="auto"/>
            <w:bottom w:val="none" w:sz="0" w:space="0" w:color="auto"/>
            <w:right w:val="none" w:sz="0" w:space="0" w:color="auto"/>
          </w:divBdr>
        </w:div>
        <w:div w:id="452794542">
          <w:marLeft w:val="640"/>
          <w:marRight w:val="0"/>
          <w:marTop w:val="0"/>
          <w:marBottom w:val="0"/>
          <w:divBdr>
            <w:top w:val="none" w:sz="0" w:space="0" w:color="auto"/>
            <w:left w:val="none" w:sz="0" w:space="0" w:color="auto"/>
            <w:bottom w:val="none" w:sz="0" w:space="0" w:color="auto"/>
            <w:right w:val="none" w:sz="0" w:space="0" w:color="auto"/>
          </w:divBdr>
        </w:div>
        <w:div w:id="471481410">
          <w:marLeft w:val="640"/>
          <w:marRight w:val="0"/>
          <w:marTop w:val="0"/>
          <w:marBottom w:val="0"/>
          <w:divBdr>
            <w:top w:val="none" w:sz="0" w:space="0" w:color="auto"/>
            <w:left w:val="none" w:sz="0" w:space="0" w:color="auto"/>
            <w:bottom w:val="none" w:sz="0" w:space="0" w:color="auto"/>
            <w:right w:val="none" w:sz="0" w:space="0" w:color="auto"/>
          </w:divBdr>
        </w:div>
        <w:div w:id="507865610">
          <w:marLeft w:val="640"/>
          <w:marRight w:val="0"/>
          <w:marTop w:val="0"/>
          <w:marBottom w:val="0"/>
          <w:divBdr>
            <w:top w:val="none" w:sz="0" w:space="0" w:color="auto"/>
            <w:left w:val="none" w:sz="0" w:space="0" w:color="auto"/>
            <w:bottom w:val="none" w:sz="0" w:space="0" w:color="auto"/>
            <w:right w:val="none" w:sz="0" w:space="0" w:color="auto"/>
          </w:divBdr>
        </w:div>
        <w:div w:id="517044618">
          <w:marLeft w:val="640"/>
          <w:marRight w:val="0"/>
          <w:marTop w:val="0"/>
          <w:marBottom w:val="0"/>
          <w:divBdr>
            <w:top w:val="none" w:sz="0" w:space="0" w:color="auto"/>
            <w:left w:val="none" w:sz="0" w:space="0" w:color="auto"/>
            <w:bottom w:val="none" w:sz="0" w:space="0" w:color="auto"/>
            <w:right w:val="none" w:sz="0" w:space="0" w:color="auto"/>
          </w:divBdr>
        </w:div>
        <w:div w:id="533662695">
          <w:marLeft w:val="640"/>
          <w:marRight w:val="0"/>
          <w:marTop w:val="0"/>
          <w:marBottom w:val="0"/>
          <w:divBdr>
            <w:top w:val="none" w:sz="0" w:space="0" w:color="auto"/>
            <w:left w:val="none" w:sz="0" w:space="0" w:color="auto"/>
            <w:bottom w:val="none" w:sz="0" w:space="0" w:color="auto"/>
            <w:right w:val="none" w:sz="0" w:space="0" w:color="auto"/>
          </w:divBdr>
        </w:div>
        <w:div w:id="568418028">
          <w:marLeft w:val="640"/>
          <w:marRight w:val="0"/>
          <w:marTop w:val="0"/>
          <w:marBottom w:val="0"/>
          <w:divBdr>
            <w:top w:val="none" w:sz="0" w:space="0" w:color="auto"/>
            <w:left w:val="none" w:sz="0" w:space="0" w:color="auto"/>
            <w:bottom w:val="none" w:sz="0" w:space="0" w:color="auto"/>
            <w:right w:val="none" w:sz="0" w:space="0" w:color="auto"/>
          </w:divBdr>
        </w:div>
        <w:div w:id="584268185">
          <w:marLeft w:val="640"/>
          <w:marRight w:val="0"/>
          <w:marTop w:val="0"/>
          <w:marBottom w:val="0"/>
          <w:divBdr>
            <w:top w:val="none" w:sz="0" w:space="0" w:color="auto"/>
            <w:left w:val="none" w:sz="0" w:space="0" w:color="auto"/>
            <w:bottom w:val="none" w:sz="0" w:space="0" w:color="auto"/>
            <w:right w:val="none" w:sz="0" w:space="0" w:color="auto"/>
          </w:divBdr>
        </w:div>
        <w:div w:id="593131307">
          <w:marLeft w:val="640"/>
          <w:marRight w:val="0"/>
          <w:marTop w:val="0"/>
          <w:marBottom w:val="0"/>
          <w:divBdr>
            <w:top w:val="none" w:sz="0" w:space="0" w:color="auto"/>
            <w:left w:val="none" w:sz="0" w:space="0" w:color="auto"/>
            <w:bottom w:val="none" w:sz="0" w:space="0" w:color="auto"/>
            <w:right w:val="none" w:sz="0" w:space="0" w:color="auto"/>
          </w:divBdr>
        </w:div>
        <w:div w:id="628365755">
          <w:marLeft w:val="640"/>
          <w:marRight w:val="0"/>
          <w:marTop w:val="0"/>
          <w:marBottom w:val="0"/>
          <w:divBdr>
            <w:top w:val="none" w:sz="0" w:space="0" w:color="auto"/>
            <w:left w:val="none" w:sz="0" w:space="0" w:color="auto"/>
            <w:bottom w:val="none" w:sz="0" w:space="0" w:color="auto"/>
            <w:right w:val="none" w:sz="0" w:space="0" w:color="auto"/>
          </w:divBdr>
        </w:div>
        <w:div w:id="648482299">
          <w:marLeft w:val="640"/>
          <w:marRight w:val="0"/>
          <w:marTop w:val="0"/>
          <w:marBottom w:val="0"/>
          <w:divBdr>
            <w:top w:val="none" w:sz="0" w:space="0" w:color="auto"/>
            <w:left w:val="none" w:sz="0" w:space="0" w:color="auto"/>
            <w:bottom w:val="none" w:sz="0" w:space="0" w:color="auto"/>
            <w:right w:val="none" w:sz="0" w:space="0" w:color="auto"/>
          </w:divBdr>
        </w:div>
        <w:div w:id="676074476">
          <w:marLeft w:val="640"/>
          <w:marRight w:val="0"/>
          <w:marTop w:val="0"/>
          <w:marBottom w:val="0"/>
          <w:divBdr>
            <w:top w:val="none" w:sz="0" w:space="0" w:color="auto"/>
            <w:left w:val="none" w:sz="0" w:space="0" w:color="auto"/>
            <w:bottom w:val="none" w:sz="0" w:space="0" w:color="auto"/>
            <w:right w:val="none" w:sz="0" w:space="0" w:color="auto"/>
          </w:divBdr>
        </w:div>
        <w:div w:id="688023038">
          <w:marLeft w:val="640"/>
          <w:marRight w:val="0"/>
          <w:marTop w:val="0"/>
          <w:marBottom w:val="0"/>
          <w:divBdr>
            <w:top w:val="none" w:sz="0" w:space="0" w:color="auto"/>
            <w:left w:val="none" w:sz="0" w:space="0" w:color="auto"/>
            <w:bottom w:val="none" w:sz="0" w:space="0" w:color="auto"/>
            <w:right w:val="none" w:sz="0" w:space="0" w:color="auto"/>
          </w:divBdr>
        </w:div>
        <w:div w:id="702024759">
          <w:marLeft w:val="640"/>
          <w:marRight w:val="0"/>
          <w:marTop w:val="0"/>
          <w:marBottom w:val="0"/>
          <w:divBdr>
            <w:top w:val="none" w:sz="0" w:space="0" w:color="auto"/>
            <w:left w:val="none" w:sz="0" w:space="0" w:color="auto"/>
            <w:bottom w:val="none" w:sz="0" w:space="0" w:color="auto"/>
            <w:right w:val="none" w:sz="0" w:space="0" w:color="auto"/>
          </w:divBdr>
        </w:div>
        <w:div w:id="729309687">
          <w:marLeft w:val="640"/>
          <w:marRight w:val="0"/>
          <w:marTop w:val="0"/>
          <w:marBottom w:val="0"/>
          <w:divBdr>
            <w:top w:val="none" w:sz="0" w:space="0" w:color="auto"/>
            <w:left w:val="none" w:sz="0" w:space="0" w:color="auto"/>
            <w:bottom w:val="none" w:sz="0" w:space="0" w:color="auto"/>
            <w:right w:val="none" w:sz="0" w:space="0" w:color="auto"/>
          </w:divBdr>
        </w:div>
        <w:div w:id="811213126">
          <w:marLeft w:val="640"/>
          <w:marRight w:val="0"/>
          <w:marTop w:val="0"/>
          <w:marBottom w:val="0"/>
          <w:divBdr>
            <w:top w:val="none" w:sz="0" w:space="0" w:color="auto"/>
            <w:left w:val="none" w:sz="0" w:space="0" w:color="auto"/>
            <w:bottom w:val="none" w:sz="0" w:space="0" w:color="auto"/>
            <w:right w:val="none" w:sz="0" w:space="0" w:color="auto"/>
          </w:divBdr>
        </w:div>
        <w:div w:id="814642252">
          <w:marLeft w:val="640"/>
          <w:marRight w:val="0"/>
          <w:marTop w:val="0"/>
          <w:marBottom w:val="0"/>
          <w:divBdr>
            <w:top w:val="none" w:sz="0" w:space="0" w:color="auto"/>
            <w:left w:val="none" w:sz="0" w:space="0" w:color="auto"/>
            <w:bottom w:val="none" w:sz="0" w:space="0" w:color="auto"/>
            <w:right w:val="none" w:sz="0" w:space="0" w:color="auto"/>
          </w:divBdr>
        </w:div>
        <w:div w:id="884098307">
          <w:marLeft w:val="640"/>
          <w:marRight w:val="0"/>
          <w:marTop w:val="0"/>
          <w:marBottom w:val="0"/>
          <w:divBdr>
            <w:top w:val="none" w:sz="0" w:space="0" w:color="auto"/>
            <w:left w:val="none" w:sz="0" w:space="0" w:color="auto"/>
            <w:bottom w:val="none" w:sz="0" w:space="0" w:color="auto"/>
            <w:right w:val="none" w:sz="0" w:space="0" w:color="auto"/>
          </w:divBdr>
        </w:div>
        <w:div w:id="896549841">
          <w:marLeft w:val="640"/>
          <w:marRight w:val="0"/>
          <w:marTop w:val="0"/>
          <w:marBottom w:val="0"/>
          <w:divBdr>
            <w:top w:val="none" w:sz="0" w:space="0" w:color="auto"/>
            <w:left w:val="none" w:sz="0" w:space="0" w:color="auto"/>
            <w:bottom w:val="none" w:sz="0" w:space="0" w:color="auto"/>
            <w:right w:val="none" w:sz="0" w:space="0" w:color="auto"/>
          </w:divBdr>
        </w:div>
        <w:div w:id="904336037">
          <w:marLeft w:val="640"/>
          <w:marRight w:val="0"/>
          <w:marTop w:val="0"/>
          <w:marBottom w:val="0"/>
          <w:divBdr>
            <w:top w:val="none" w:sz="0" w:space="0" w:color="auto"/>
            <w:left w:val="none" w:sz="0" w:space="0" w:color="auto"/>
            <w:bottom w:val="none" w:sz="0" w:space="0" w:color="auto"/>
            <w:right w:val="none" w:sz="0" w:space="0" w:color="auto"/>
          </w:divBdr>
        </w:div>
        <w:div w:id="926618945">
          <w:marLeft w:val="640"/>
          <w:marRight w:val="0"/>
          <w:marTop w:val="0"/>
          <w:marBottom w:val="0"/>
          <w:divBdr>
            <w:top w:val="none" w:sz="0" w:space="0" w:color="auto"/>
            <w:left w:val="none" w:sz="0" w:space="0" w:color="auto"/>
            <w:bottom w:val="none" w:sz="0" w:space="0" w:color="auto"/>
            <w:right w:val="none" w:sz="0" w:space="0" w:color="auto"/>
          </w:divBdr>
        </w:div>
        <w:div w:id="964581601">
          <w:marLeft w:val="640"/>
          <w:marRight w:val="0"/>
          <w:marTop w:val="0"/>
          <w:marBottom w:val="0"/>
          <w:divBdr>
            <w:top w:val="none" w:sz="0" w:space="0" w:color="auto"/>
            <w:left w:val="none" w:sz="0" w:space="0" w:color="auto"/>
            <w:bottom w:val="none" w:sz="0" w:space="0" w:color="auto"/>
            <w:right w:val="none" w:sz="0" w:space="0" w:color="auto"/>
          </w:divBdr>
        </w:div>
        <w:div w:id="1055356747">
          <w:marLeft w:val="640"/>
          <w:marRight w:val="0"/>
          <w:marTop w:val="0"/>
          <w:marBottom w:val="0"/>
          <w:divBdr>
            <w:top w:val="none" w:sz="0" w:space="0" w:color="auto"/>
            <w:left w:val="none" w:sz="0" w:space="0" w:color="auto"/>
            <w:bottom w:val="none" w:sz="0" w:space="0" w:color="auto"/>
            <w:right w:val="none" w:sz="0" w:space="0" w:color="auto"/>
          </w:divBdr>
        </w:div>
        <w:div w:id="1268124269">
          <w:marLeft w:val="640"/>
          <w:marRight w:val="0"/>
          <w:marTop w:val="0"/>
          <w:marBottom w:val="0"/>
          <w:divBdr>
            <w:top w:val="none" w:sz="0" w:space="0" w:color="auto"/>
            <w:left w:val="none" w:sz="0" w:space="0" w:color="auto"/>
            <w:bottom w:val="none" w:sz="0" w:space="0" w:color="auto"/>
            <w:right w:val="none" w:sz="0" w:space="0" w:color="auto"/>
          </w:divBdr>
        </w:div>
        <w:div w:id="1269389433">
          <w:marLeft w:val="640"/>
          <w:marRight w:val="0"/>
          <w:marTop w:val="0"/>
          <w:marBottom w:val="0"/>
          <w:divBdr>
            <w:top w:val="none" w:sz="0" w:space="0" w:color="auto"/>
            <w:left w:val="none" w:sz="0" w:space="0" w:color="auto"/>
            <w:bottom w:val="none" w:sz="0" w:space="0" w:color="auto"/>
            <w:right w:val="none" w:sz="0" w:space="0" w:color="auto"/>
          </w:divBdr>
        </w:div>
        <w:div w:id="1276399380">
          <w:marLeft w:val="640"/>
          <w:marRight w:val="0"/>
          <w:marTop w:val="0"/>
          <w:marBottom w:val="0"/>
          <w:divBdr>
            <w:top w:val="none" w:sz="0" w:space="0" w:color="auto"/>
            <w:left w:val="none" w:sz="0" w:space="0" w:color="auto"/>
            <w:bottom w:val="none" w:sz="0" w:space="0" w:color="auto"/>
            <w:right w:val="none" w:sz="0" w:space="0" w:color="auto"/>
          </w:divBdr>
        </w:div>
        <w:div w:id="1305819805">
          <w:marLeft w:val="640"/>
          <w:marRight w:val="0"/>
          <w:marTop w:val="0"/>
          <w:marBottom w:val="0"/>
          <w:divBdr>
            <w:top w:val="none" w:sz="0" w:space="0" w:color="auto"/>
            <w:left w:val="none" w:sz="0" w:space="0" w:color="auto"/>
            <w:bottom w:val="none" w:sz="0" w:space="0" w:color="auto"/>
            <w:right w:val="none" w:sz="0" w:space="0" w:color="auto"/>
          </w:divBdr>
        </w:div>
        <w:div w:id="1364357241">
          <w:marLeft w:val="640"/>
          <w:marRight w:val="0"/>
          <w:marTop w:val="0"/>
          <w:marBottom w:val="0"/>
          <w:divBdr>
            <w:top w:val="none" w:sz="0" w:space="0" w:color="auto"/>
            <w:left w:val="none" w:sz="0" w:space="0" w:color="auto"/>
            <w:bottom w:val="none" w:sz="0" w:space="0" w:color="auto"/>
            <w:right w:val="none" w:sz="0" w:space="0" w:color="auto"/>
          </w:divBdr>
        </w:div>
        <w:div w:id="1489438725">
          <w:marLeft w:val="640"/>
          <w:marRight w:val="0"/>
          <w:marTop w:val="0"/>
          <w:marBottom w:val="0"/>
          <w:divBdr>
            <w:top w:val="none" w:sz="0" w:space="0" w:color="auto"/>
            <w:left w:val="none" w:sz="0" w:space="0" w:color="auto"/>
            <w:bottom w:val="none" w:sz="0" w:space="0" w:color="auto"/>
            <w:right w:val="none" w:sz="0" w:space="0" w:color="auto"/>
          </w:divBdr>
        </w:div>
        <w:div w:id="1503279638">
          <w:marLeft w:val="640"/>
          <w:marRight w:val="0"/>
          <w:marTop w:val="0"/>
          <w:marBottom w:val="0"/>
          <w:divBdr>
            <w:top w:val="none" w:sz="0" w:space="0" w:color="auto"/>
            <w:left w:val="none" w:sz="0" w:space="0" w:color="auto"/>
            <w:bottom w:val="none" w:sz="0" w:space="0" w:color="auto"/>
            <w:right w:val="none" w:sz="0" w:space="0" w:color="auto"/>
          </w:divBdr>
        </w:div>
        <w:div w:id="1511791882">
          <w:marLeft w:val="640"/>
          <w:marRight w:val="0"/>
          <w:marTop w:val="0"/>
          <w:marBottom w:val="0"/>
          <w:divBdr>
            <w:top w:val="none" w:sz="0" w:space="0" w:color="auto"/>
            <w:left w:val="none" w:sz="0" w:space="0" w:color="auto"/>
            <w:bottom w:val="none" w:sz="0" w:space="0" w:color="auto"/>
            <w:right w:val="none" w:sz="0" w:space="0" w:color="auto"/>
          </w:divBdr>
        </w:div>
        <w:div w:id="1559240996">
          <w:marLeft w:val="640"/>
          <w:marRight w:val="0"/>
          <w:marTop w:val="0"/>
          <w:marBottom w:val="0"/>
          <w:divBdr>
            <w:top w:val="none" w:sz="0" w:space="0" w:color="auto"/>
            <w:left w:val="none" w:sz="0" w:space="0" w:color="auto"/>
            <w:bottom w:val="none" w:sz="0" w:space="0" w:color="auto"/>
            <w:right w:val="none" w:sz="0" w:space="0" w:color="auto"/>
          </w:divBdr>
        </w:div>
        <w:div w:id="1586645872">
          <w:marLeft w:val="640"/>
          <w:marRight w:val="0"/>
          <w:marTop w:val="0"/>
          <w:marBottom w:val="0"/>
          <w:divBdr>
            <w:top w:val="none" w:sz="0" w:space="0" w:color="auto"/>
            <w:left w:val="none" w:sz="0" w:space="0" w:color="auto"/>
            <w:bottom w:val="none" w:sz="0" w:space="0" w:color="auto"/>
            <w:right w:val="none" w:sz="0" w:space="0" w:color="auto"/>
          </w:divBdr>
        </w:div>
        <w:div w:id="1594163569">
          <w:marLeft w:val="640"/>
          <w:marRight w:val="0"/>
          <w:marTop w:val="0"/>
          <w:marBottom w:val="0"/>
          <w:divBdr>
            <w:top w:val="none" w:sz="0" w:space="0" w:color="auto"/>
            <w:left w:val="none" w:sz="0" w:space="0" w:color="auto"/>
            <w:bottom w:val="none" w:sz="0" w:space="0" w:color="auto"/>
            <w:right w:val="none" w:sz="0" w:space="0" w:color="auto"/>
          </w:divBdr>
        </w:div>
        <w:div w:id="1608082546">
          <w:marLeft w:val="640"/>
          <w:marRight w:val="0"/>
          <w:marTop w:val="0"/>
          <w:marBottom w:val="0"/>
          <w:divBdr>
            <w:top w:val="none" w:sz="0" w:space="0" w:color="auto"/>
            <w:left w:val="none" w:sz="0" w:space="0" w:color="auto"/>
            <w:bottom w:val="none" w:sz="0" w:space="0" w:color="auto"/>
            <w:right w:val="none" w:sz="0" w:space="0" w:color="auto"/>
          </w:divBdr>
        </w:div>
        <w:div w:id="1625308517">
          <w:marLeft w:val="640"/>
          <w:marRight w:val="0"/>
          <w:marTop w:val="0"/>
          <w:marBottom w:val="0"/>
          <w:divBdr>
            <w:top w:val="none" w:sz="0" w:space="0" w:color="auto"/>
            <w:left w:val="none" w:sz="0" w:space="0" w:color="auto"/>
            <w:bottom w:val="none" w:sz="0" w:space="0" w:color="auto"/>
            <w:right w:val="none" w:sz="0" w:space="0" w:color="auto"/>
          </w:divBdr>
        </w:div>
        <w:div w:id="1630938079">
          <w:marLeft w:val="640"/>
          <w:marRight w:val="0"/>
          <w:marTop w:val="0"/>
          <w:marBottom w:val="0"/>
          <w:divBdr>
            <w:top w:val="none" w:sz="0" w:space="0" w:color="auto"/>
            <w:left w:val="none" w:sz="0" w:space="0" w:color="auto"/>
            <w:bottom w:val="none" w:sz="0" w:space="0" w:color="auto"/>
            <w:right w:val="none" w:sz="0" w:space="0" w:color="auto"/>
          </w:divBdr>
        </w:div>
        <w:div w:id="1647468348">
          <w:marLeft w:val="640"/>
          <w:marRight w:val="0"/>
          <w:marTop w:val="0"/>
          <w:marBottom w:val="0"/>
          <w:divBdr>
            <w:top w:val="none" w:sz="0" w:space="0" w:color="auto"/>
            <w:left w:val="none" w:sz="0" w:space="0" w:color="auto"/>
            <w:bottom w:val="none" w:sz="0" w:space="0" w:color="auto"/>
            <w:right w:val="none" w:sz="0" w:space="0" w:color="auto"/>
          </w:divBdr>
        </w:div>
        <w:div w:id="1680767019">
          <w:marLeft w:val="640"/>
          <w:marRight w:val="0"/>
          <w:marTop w:val="0"/>
          <w:marBottom w:val="0"/>
          <w:divBdr>
            <w:top w:val="none" w:sz="0" w:space="0" w:color="auto"/>
            <w:left w:val="none" w:sz="0" w:space="0" w:color="auto"/>
            <w:bottom w:val="none" w:sz="0" w:space="0" w:color="auto"/>
            <w:right w:val="none" w:sz="0" w:space="0" w:color="auto"/>
          </w:divBdr>
        </w:div>
        <w:div w:id="1715692244">
          <w:marLeft w:val="640"/>
          <w:marRight w:val="0"/>
          <w:marTop w:val="0"/>
          <w:marBottom w:val="0"/>
          <w:divBdr>
            <w:top w:val="none" w:sz="0" w:space="0" w:color="auto"/>
            <w:left w:val="none" w:sz="0" w:space="0" w:color="auto"/>
            <w:bottom w:val="none" w:sz="0" w:space="0" w:color="auto"/>
            <w:right w:val="none" w:sz="0" w:space="0" w:color="auto"/>
          </w:divBdr>
        </w:div>
        <w:div w:id="1730107126">
          <w:marLeft w:val="640"/>
          <w:marRight w:val="0"/>
          <w:marTop w:val="0"/>
          <w:marBottom w:val="0"/>
          <w:divBdr>
            <w:top w:val="none" w:sz="0" w:space="0" w:color="auto"/>
            <w:left w:val="none" w:sz="0" w:space="0" w:color="auto"/>
            <w:bottom w:val="none" w:sz="0" w:space="0" w:color="auto"/>
            <w:right w:val="none" w:sz="0" w:space="0" w:color="auto"/>
          </w:divBdr>
        </w:div>
        <w:div w:id="1748729564">
          <w:marLeft w:val="640"/>
          <w:marRight w:val="0"/>
          <w:marTop w:val="0"/>
          <w:marBottom w:val="0"/>
          <w:divBdr>
            <w:top w:val="none" w:sz="0" w:space="0" w:color="auto"/>
            <w:left w:val="none" w:sz="0" w:space="0" w:color="auto"/>
            <w:bottom w:val="none" w:sz="0" w:space="0" w:color="auto"/>
            <w:right w:val="none" w:sz="0" w:space="0" w:color="auto"/>
          </w:divBdr>
        </w:div>
        <w:div w:id="1855919446">
          <w:marLeft w:val="640"/>
          <w:marRight w:val="0"/>
          <w:marTop w:val="0"/>
          <w:marBottom w:val="0"/>
          <w:divBdr>
            <w:top w:val="none" w:sz="0" w:space="0" w:color="auto"/>
            <w:left w:val="none" w:sz="0" w:space="0" w:color="auto"/>
            <w:bottom w:val="none" w:sz="0" w:space="0" w:color="auto"/>
            <w:right w:val="none" w:sz="0" w:space="0" w:color="auto"/>
          </w:divBdr>
        </w:div>
        <w:div w:id="1925072300">
          <w:marLeft w:val="640"/>
          <w:marRight w:val="0"/>
          <w:marTop w:val="0"/>
          <w:marBottom w:val="0"/>
          <w:divBdr>
            <w:top w:val="none" w:sz="0" w:space="0" w:color="auto"/>
            <w:left w:val="none" w:sz="0" w:space="0" w:color="auto"/>
            <w:bottom w:val="none" w:sz="0" w:space="0" w:color="auto"/>
            <w:right w:val="none" w:sz="0" w:space="0" w:color="auto"/>
          </w:divBdr>
        </w:div>
        <w:div w:id="1987011203">
          <w:marLeft w:val="640"/>
          <w:marRight w:val="0"/>
          <w:marTop w:val="0"/>
          <w:marBottom w:val="0"/>
          <w:divBdr>
            <w:top w:val="none" w:sz="0" w:space="0" w:color="auto"/>
            <w:left w:val="none" w:sz="0" w:space="0" w:color="auto"/>
            <w:bottom w:val="none" w:sz="0" w:space="0" w:color="auto"/>
            <w:right w:val="none" w:sz="0" w:space="0" w:color="auto"/>
          </w:divBdr>
        </w:div>
        <w:div w:id="2039087870">
          <w:marLeft w:val="640"/>
          <w:marRight w:val="0"/>
          <w:marTop w:val="0"/>
          <w:marBottom w:val="0"/>
          <w:divBdr>
            <w:top w:val="none" w:sz="0" w:space="0" w:color="auto"/>
            <w:left w:val="none" w:sz="0" w:space="0" w:color="auto"/>
            <w:bottom w:val="none" w:sz="0" w:space="0" w:color="auto"/>
            <w:right w:val="none" w:sz="0" w:space="0" w:color="auto"/>
          </w:divBdr>
        </w:div>
        <w:div w:id="2082360928">
          <w:marLeft w:val="640"/>
          <w:marRight w:val="0"/>
          <w:marTop w:val="0"/>
          <w:marBottom w:val="0"/>
          <w:divBdr>
            <w:top w:val="none" w:sz="0" w:space="0" w:color="auto"/>
            <w:left w:val="none" w:sz="0" w:space="0" w:color="auto"/>
            <w:bottom w:val="none" w:sz="0" w:space="0" w:color="auto"/>
            <w:right w:val="none" w:sz="0" w:space="0" w:color="auto"/>
          </w:divBdr>
        </w:div>
        <w:div w:id="2125535722">
          <w:marLeft w:val="640"/>
          <w:marRight w:val="0"/>
          <w:marTop w:val="0"/>
          <w:marBottom w:val="0"/>
          <w:divBdr>
            <w:top w:val="none" w:sz="0" w:space="0" w:color="auto"/>
            <w:left w:val="none" w:sz="0" w:space="0" w:color="auto"/>
            <w:bottom w:val="none" w:sz="0" w:space="0" w:color="auto"/>
            <w:right w:val="none" w:sz="0" w:space="0" w:color="auto"/>
          </w:divBdr>
        </w:div>
        <w:div w:id="2135707863">
          <w:marLeft w:val="640"/>
          <w:marRight w:val="0"/>
          <w:marTop w:val="0"/>
          <w:marBottom w:val="0"/>
          <w:divBdr>
            <w:top w:val="none" w:sz="0" w:space="0" w:color="auto"/>
            <w:left w:val="none" w:sz="0" w:space="0" w:color="auto"/>
            <w:bottom w:val="none" w:sz="0" w:space="0" w:color="auto"/>
            <w:right w:val="none" w:sz="0" w:space="0" w:color="auto"/>
          </w:divBdr>
        </w:div>
      </w:divsChild>
    </w:div>
    <w:div w:id="1806242739">
      <w:marLeft w:val="640"/>
      <w:marRight w:val="0"/>
      <w:marTop w:val="0"/>
      <w:marBottom w:val="0"/>
      <w:divBdr>
        <w:top w:val="none" w:sz="0" w:space="0" w:color="auto"/>
        <w:left w:val="none" w:sz="0" w:space="0" w:color="auto"/>
        <w:bottom w:val="none" w:sz="0" w:space="0" w:color="auto"/>
        <w:right w:val="none" w:sz="0" w:space="0" w:color="auto"/>
      </w:divBdr>
    </w:div>
    <w:div w:id="1806387019">
      <w:marLeft w:val="640"/>
      <w:marRight w:val="0"/>
      <w:marTop w:val="0"/>
      <w:marBottom w:val="0"/>
      <w:divBdr>
        <w:top w:val="none" w:sz="0" w:space="0" w:color="auto"/>
        <w:left w:val="none" w:sz="0" w:space="0" w:color="auto"/>
        <w:bottom w:val="none" w:sz="0" w:space="0" w:color="auto"/>
        <w:right w:val="none" w:sz="0" w:space="0" w:color="auto"/>
      </w:divBdr>
    </w:div>
    <w:div w:id="1812167494">
      <w:marLeft w:val="640"/>
      <w:marRight w:val="0"/>
      <w:marTop w:val="0"/>
      <w:marBottom w:val="0"/>
      <w:divBdr>
        <w:top w:val="none" w:sz="0" w:space="0" w:color="auto"/>
        <w:left w:val="none" w:sz="0" w:space="0" w:color="auto"/>
        <w:bottom w:val="none" w:sz="0" w:space="0" w:color="auto"/>
        <w:right w:val="none" w:sz="0" w:space="0" w:color="auto"/>
      </w:divBdr>
    </w:div>
    <w:div w:id="1814442273">
      <w:marLeft w:val="640"/>
      <w:marRight w:val="0"/>
      <w:marTop w:val="0"/>
      <w:marBottom w:val="0"/>
      <w:divBdr>
        <w:top w:val="none" w:sz="0" w:space="0" w:color="auto"/>
        <w:left w:val="none" w:sz="0" w:space="0" w:color="auto"/>
        <w:bottom w:val="none" w:sz="0" w:space="0" w:color="auto"/>
        <w:right w:val="none" w:sz="0" w:space="0" w:color="auto"/>
      </w:divBdr>
    </w:div>
    <w:div w:id="1816025059">
      <w:marLeft w:val="640"/>
      <w:marRight w:val="0"/>
      <w:marTop w:val="0"/>
      <w:marBottom w:val="0"/>
      <w:divBdr>
        <w:top w:val="none" w:sz="0" w:space="0" w:color="auto"/>
        <w:left w:val="none" w:sz="0" w:space="0" w:color="auto"/>
        <w:bottom w:val="none" w:sz="0" w:space="0" w:color="auto"/>
        <w:right w:val="none" w:sz="0" w:space="0" w:color="auto"/>
      </w:divBdr>
    </w:div>
    <w:div w:id="1824656125">
      <w:marLeft w:val="640"/>
      <w:marRight w:val="0"/>
      <w:marTop w:val="0"/>
      <w:marBottom w:val="0"/>
      <w:divBdr>
        <w:top w:val="none" w:sz="0" w:space="0" w:color="auto"/>
        <w:left w:val="none" w:sz="0" w:space="0" w:color="auto"/>
        <w:bottom w:val="none" w:sz="0" w:space="0" w:color="auto"/>
        <w:right w:val="none" w:sz="0" w:space="0" w:color="auto"/>
      </w:divBdr>
    </w:div>
    <w:div w:id="1826122427">
      <w:marLeft w:val="640"/>
      <w:marRight w:val="0"/>
      <w:marTop w:val="0"/>
      <w:marBottom w:val="0"/>
      <w:divBdr>
        <w:top w:val="none" w:sz="0" w:space="0" w:color="auto"/>
        <w:left w:val="none" w:sz="0" w:space="0" w:color="auto"/>
        <w:bottom w:val="none" w:sz="0" w:space="0" w:color="auto"/>
        <w:right w:val="none" w:sz="0" w:space="0" w:color="auto"/>
      </w:divBdr>
    </w:div>
    <w:div w:id="1827236748">
      <w:marLeft w:val="640"/>
      <w:marRight w:val="0"/>
      <w:marTop w:val="0"/>
      <w:marBottom w:val="0"/>
      <w:divBdr>
        <w:top w:val="none" w:sz="0" w:space="0" w:color="auto"/>
        <w:left w:val="none" w:sz="0" w:space="0" w:color="auto"/>
        <w:bottom w:val="none" w:sz="0" w:space="0" w:color="auto"/>
        <w:right w:val="none" w:sz="0" w:space="0" w:color="auto"/>
      </w:divBdr>
    </w:div>
    <w:div w:id="1828477845">
      <w:marLeft w:val="640"/>
      <w:marRight w:val="0"/>
      <w:marTop w:val="0"/>
      <w:marBottom w:val="0"/>
      <w:divBdr>
        <w:top w:val="none" w:sz="0" w:space="0" w:color="auto"/>
        <w:left w:val="none" w:sz="0" w:space="0" w:color="auto"/>
        <w:bottom w:val="none" w:sz="0" w:space="0" w:color="auto"/>
        <w:right w:val="none" w:sz="0" w:space="0" w:color="auto"/>
      </w:divBdr>
    </w:div>
    <w:div w:id="1835409815">
      <w:bodyDiv w:val="1"/>
      <w:marLeft w:val="0"/>
      <w:marRight w:val="0"/>
      <w:marTop w:val="0"/>
      <w:marBottom w:val="0"/>
      <w:divBdr>
        <w:top w:val="none" w:sz="0" w:space="0" w:color="auto"/>
        <w:left w:val="none" w:sz="0" w:space="0" w:color="auto"/>
        <w:bottom w:val="none" w:sz="0" w:space="0" w:color="auto"/>
        <w:right w:val="none" w:sz="0" w:space="0" w:color="auto"/>
      </w:divBdr>
      <w:divsChild>
        <w:div w:id="3636689">
          <w:marLeft w:val="640"/>
          <w:marRight w:val="0"/>
          <w:marTop w:val="0"/>
          <w:marBottom w:val="0"/>
          <w:divBdr>
            <w:top w:val="none" w:sz="0" w:space="0" w:color="auto"/>
            <w:left w:val="none" w:sz="0" w:space="0" w:color="auto"/>
            <w:bottom w:val="none" w:sz="0" w:space="0" w:color="auto"/>
            <w:right w:val="none" w:sz="0" w:space="0" w:color="auto"/>
          </w:divBdr>
        </w:div>
        <w:div w:id="32006183">
          <w:marLeft w:val="640"/>
          <w:marRight w:val="0"/>
          <w:marTop w:val="0"/>
          <w:marBottom w:val="0"/>
          <w:divBdr>
            <w:top w:val="none" w:sz="0" w:space="0" w:color="auto"/>
            <w:left w:val="none" w:sz="0" w:space="0" w:color="auto"/>
            <w:bottom w:val="none" w:sz="0" w:space="0" w:color="auto"/>
            <w:right w:val="none" w:sz="0" w:space="0" w:color="auto"/>
          </w:divBdr>
        </w:div>
        <w:div w:id="83697839">
          <w:marLeft w:val="640"/>
          <w:marRight w:val="0"/>
          <w:marTop w:val="0"/>
          <w:marBottom w:val="0"/>
          <w:divBdr>
            <w:top w:val="none" w:sz="0" w:space="0" w:color="auto"/>
            <w:left w:val="none" w:sz="0" w:space="0" w:color="auto"/>
            <w:bottom w:val="none" w:sz="0" w:space="0" w:color="auto"/>
            <w:right w:val="none" w:sz="0" w:space="0" w:color="auto"/>
          </w:divBdr>
        </w:div>
        <w:div w:id="93869094">
          <w:marLeft w:val="640"/>
          <w:marRight w:val="0"/>
          <w:marTop w:val="0"/>
          <w:marBottom w:val="0"/>
          <w:divBdr>
            <w:top w:val="none" w:sz="0" w:space="0" w:color="auto"/>
            <w:left w:val="none" w:sz="0" w:space="0" w:color="auto"/>
            <w:bottom w:val="none" w:sz="0" w:space="0" w:color="auto"/>
            <w:right w:val="none" w:sz="0" w:space="0" w:color="auto"/>
          </w:divBdr>
        </w:div>
        <w:div w:id="138038168">
          <w:marLeft w:val="640"/>
          <w:marRight w:val="0"/>
          <w:marTop w:val="0"/>
          <w:marBottom w:val="0"/>
          <w:divBdr>
            <w:top w:val="none" w:sz="0" w:space="0" w:color="auto"/>
            <w:left w:val="none" w:sz="0" w:space="0" w:color="auto"/>
            <w:bottom w:val="none" w:sz="0" w:space="0" w:color="auto"/>
            <w:right w:val="none" w:sz="0" w:space="0" w:color="auto"/>
          </w:divBdr>
        </w:div>
        <w:div w:id="147480637">
          <w:marLeft w:val="640"/>
          <w:marRight w:val="0"/>
          <w:marTop w:val="0"/>
          <w:marBottom w:val="0"/>
          <w:divBdr>
            <w:top w:val="none" w:sz="0" w:space="0" w:color="auto"/>
            <w:left w:val="none" w:sz="0" w:space="0" w:color="auto"/>
            <w:bottom w:val="none" w:sz="0" w:space="0" w:color="auto"/>
            <w:right w:val="none" w:sz="0" w:space="0" w:color="auto"/>
          </w:divBdr>
        </w:div>
        <w:div w:id="257373365">
          <w:marLeft w:val="640"/>
          <w:marRight w:val="0"/>
          <w:marTop w:val="0"/>
          <w:marBottom w:val="0"/>
          <w:divBdr>
            <w:top w:val="none" w:sz="0" w:space="0" w:color="auto"/>
            <w:left w:val="none" w:sz="0" w:space="0" w:color="auto"/>
            <w:bottom w:val="none" w:sz="0" w:space="0" w:color="auto"/>
            <w:right w:val="none" w:sz="0" w:space="0" w:color="auto"/>
          </w:divBdr>
        </w:div>
        <w:div w:id="269120038">
          <w:marLeft w:val="640"/>
          <w:marRight w:val="0"/>
          <w:marTop w:val="0"/>
          <w:marBottom w:val="0"/>
          <w:divBdr>
            <w:top w:val="none" w:sz="0" w:space="0" w:color="auto"/>
            <w:left w:val="none" w:sz="0" w:space="0" w:color="auto"/>
            <w:bottom w:val="none" w:sz="0" w:space="0" w:color="auto"/>
            <w:right w:val="none" w:sz="0" w:space="0" w:color="auto"/>
          </w:divBdr>
        </w:div>
        <w:div w:id="382100322">
          <w:marLeft w:val="640"/>
          <w:marRight w:val="0"/>
          <w:marTop w:val="0"/>
          <w:marBottom w:val="0"/>
          <w:divBdr>
            <w:top w:val="none" w:sz="0" w:space="0" w:color="auto"/>
            <w:left w:val="none" w:sz="0" w:space="0" w:color="auto"/>
            <w:bottom w:val="none" w:sz="0" w:space="0" w:color="auto"/>
            <w:right w:val="none" w:sz="0" w:space="0" w:color="auto"/>
          </w:divBdr>
        </w:div>
        <w:div w:id="403601385">
          <w:marLeft w:val="640"/>
          <w:marRight w:val="0"/>
          <w:marTop w:val="0"/>
          <w:marBottom w:val="0"/>
          <w:divBdr>
            <w:top w:val="none" w:sz="0" w:space="0" w:color="auto"/>
            <w:left w:val="none" w:sz="0" w:space="0" w:color="auto"/>
            <w:bottom w:val="none" w:sz="0" w:space="0" w:color="auto"/>
            <w:right w:val="none" w:sz="0" w:space="0" w:color="auto"/>
          </w:divBdr>
        </w:div>
        <w:div w:id="466318009">
          <w:marLeft w:val="640"/>
          <w:marRight w:val="0"/>
          <w:marTop w:val="0"/>
          <w:marBottom w:val="0"/>
          <w:divBdr>
            <w:top w:val="none" w:sz="0" w:space="0" w:color="auto"/>
            <w:left w:val="none" w:sz="0" w:space="0" w:color="auto"/>
            <w:bottom w:val="none" w:sz="0" w:space="0" w:color="auto"/>
            <w:right w:val="none" w:sz="0" w:space="0" w:color="auto"/>
          </w:divBdr>
        </w:div>
        <w:div w:id="566382920">
          <w:marLeft w:val="640"/>
          <w:marRight w:val="0"/>
          <w:marTop w:val="0"/>
          <w:marBottom w:val="0"/>
          <w:divBdr>
            <w:top w:val="none" w:sz="0" w:space="0" w:color="auto"/>
            <w:left w:val="none" w:sz="0" w:space="0" w:color="auto"/>
            <w:bottom w:val="none" w:sz="0" w:space="0" w:color="auto"/>
            <w:right w:val="none" w:sz="0" w:space="0" w:color="auto"/>
          </w:divBdr>
        </w:div>
        <w:div w:id="674267110">
          <w:marLeft w:val="640"/>
          <w:marRight w:val="0"/>
          <w:marTop w:val="0"/>
          <w:marBottom w:val="0"/>
          <w:divBdr>
            <w:top w:val="none" w:sz="0" w:space="0" w:color="auto"/>
            <w:left w:val="none" w:sz="0" w:space="0" w:color="auto"/>
            <w:bottom w:val="none" w:sz="0" w:space="0" w:color="auto"/>
            <w:right w:val="none" w:sz="0" w:space="0" w:color="auto"/>
          </w:divBdr>
        </w:div>
        <w:div w:id="708188380">
          <w:marLeft w:val="640"/>
          <w:marRight w:val="0"/>
          <w:marTop w:val="0"/>
          <w:marBottom w:val="0"/>
          <w:divBdr>
            <w:top w:val="none" w:sz="0" w:space="0" w:color="auto"/>
            <w:left w:val="none" w:sz="0" w:space="0" w:color="auto"/>
            <w:bottom w:val="none" w:sz="0" w:space="0" w:color="auto"/>
            <w:right w:val="none" w:sz="0" w:space="0" w:color="auto"/>
          </w:divBdr>
        </w:div>
        <w:div w:id="713502000">
          <w:marLeft w:val="640"/>
          <w:marRight w:val="0"/>
          <w:marTop w:val="0"/>
          <w:marBottom w:val="0"/>
          <w:divBdr>
            <w:top w:val="none" w:sz="0" w:space="0" w:color="auto"/>
            <w:left w:val="none" w:sz="0" w:space="0" w:color="auto"/>
            <w:bottom w:val="none" w:sz="0" w:space="0" w:color="auto"/>
            <w:right w:val="none" w:sz="0" w:space="0" w:color="auto"/>
          </w:divBdr>
        </w:div>
        <w:div w:id="750588981">
          <w:marLeft w:val="640"/>
          <w:marRight w:val="0"/>
          <w:marTop w:val="0"/>
          <w:marBottom w:val="0"/>
          <w:divBdr>
            <w:top w:val="none" w:sz="0" w:space="0" w:color="auto"/>
            <w:left w:val="none" w:sz="0" w:space="0" w:color="auto"/>
            <w:bottom w:val="none" w:sz="0" w:space="0" w:color="auto"/>
            <w:right w:val="none" w:sz="0" w:space="0" w:color="auto"/>
          </w:divBdr>
        </w:div>
        <w:div w:id="844440076">
          <w:marLeft w:val="640"/>
          <w:marRight w:val="0"/>
          <w:marTop w:val="0"/>
          <w:marBottom w:val="0"/>
          <w:divBdr>
            <w:top w:val="none" w:sz="0" w:space="0" w:color="auto"/>
            <w:left w:val="none" w:sz="0" w:space="0" w:color="auto"/>
            <w:bottom w:val="none" w:sz="0" w:space="0" w:color="auto"/>
            <w:right w:val="none" w:sz="0" w:space="0" w:color="auto"/>
          </w:divBdr>
        </w:div>
        <w:div w:id="871770209">
          <w:marLeft w:val="640"/>
          <w:marRight w:val="0"/>
          <w:marTop w:val="0"/>
          <w:marBottom w:val="0"/>
          <w:divBdr>
            <w:top w:val="none" w:sz="0" w:space="0" w:color="auto"/>
            <w:left w:val="none" w:sz="0" w:space="0" w:color="auto"/>
            <w:bottom w:val="none" w:sz="0" w:space="0" w:color="auto"/>
            <w:right w:val="none" w:sz="0" w:space="0" w:color="auto"/>
          </w:divBdr>
        </w:div>
        <w:div w:id="907806489">
          <w:marLeft w:val="640"/>
          <w:marRight w:val="0"/>
          <w:marTop w:val="0"/>
          <w:marBottom w:val="0"/>
          <w:divBdr>
            <w:top w:val="none" w:sz="0" w:space="0" w:color="auto"/>
            <w:left w:val="none" w:sz="0" w:space="0" w:color="auto"/>
            <w:bottom w:val="none" w:sz="0" w:space="0" w:color="auto"/>
            <w:right w:val="none" w:sz="0" w:space="0" w:color="auto"/>
          </w:divBdr>
        </w:div>
        <w:div w:id="911040106">
          <w:marLeft w:val="640"/>
          <w:marRight w:val="0"/>
          <w:marTop w:val="0"/>
          <w:marBottom w:val="0"/>
          <w:divBdr>
            <w:top w:val="none" w:sz="0" w:space="0" w:color="auto"/>
            <w:left w:val="none" w:sz="0" w:space="0" w:color="auto"/>
            <w:bottom w:val="none" w:sz="0" w:space="0" w:color="auto"/>
            <w:right w:val="none" w:sz="0" w:space="0" w:color="auto"/>
          </w:divBdr>
        </w:div>
        <w:div w:id="924607537">
          <w:marLeft w:val="640"/>
          <w:marRight w:val="0"/>
          <w:marTop w:val="0"/>
          <w:marBottom w:val="0"/>
          <w:divBdr>
            <w:top w:val="none" w:sz="0" w:space="0" w:color="auto"/>
            <w:left w:val="none" w:sz="0" w:space="0" w:color="auto"/>
            <w:bottom w:val="none" w:sz="0" w:space="0" w:color="auto"/>
            <w:right w:val="none" w:sz="0" w:space="0" w:color="auto"/>
          </w:divBdr>
        </w:div>
        <w:div w:id="955258550">
          <w:marLeft w:val="640"/>
          <w:marRight w:val="0"/>
          <w:marTop w:val="0"/>
          <w:marBottom w:val="0"/>
          <w:divBdr>
            <w:top w:val="none" w:sz="0" w:space="0" w:color="auto"/>
            <w:left w:val="none" w:sz="0" w:space="0" w:color="auto"/>
            <w:bottom w:val="none" w:sz="0" w:space="0" w:color="auto"/>
            <w:right w:val="none" w:sz="0" w:space="0" w:color="auto"/>
          </w:divBdr>
        </w:div>
        <w:div w:id="994845456">
          <w:marLeft w:val="640"/>
          <w:marRight w:val="0"/>
          <w:marTop w:val="0"/>
          <w:marBottom w:val="0"/>
          <w:divBdr>
            <w:top w:val="none" w:sz="0" w:space="0" w:color="auto"/>
            <w:left w:val="none" w:sz="0" w:space="0" w:color="auto"/>
            <w:bottom w:val="none" w:sz="0" w:space="0" w:color="auto"/>
            <w:right w:val="none" w:sz="0" w:space="0" w:color="auto"/>
          </w:divBdr>
        </w:div>
        <w:div w:id="1031684435">
          <w:marLeft w:val="640"/>
          <w:marRight w:val="0"/>
          <w:marTop w:val="0"/>
          <w:marBottom w:val="0"/>
          <w:divBdr>
            <w:top w:val="none" w:sz="0" w:space="0" w:color="auto"/>
            <w:left w:val="none" w:sz="0" w:space="0" w:color="auto"/>
            <w:bottom w:val="none" w:sz="0" w:space="0" w:color="auto"/>
            <w:right w:val="none" w:sz="0" w:space="0" w:color="auto"/>
          </w:divBdr>
        </w:div>
        <w:div w:id="1036783053">
          <w:marLeft w:val="640"/>
          <w:marRight w:val="0"/>
          <w:marTop w:val="0"/>
          <w:marBottom w:val="0"/>
          <w:divBdr>
            <w:top w:val="none" w:sz="0" w:space="0" w:color="auto"/>
            <w:left w:val="none" w:sz="0" w:space="0" w:color="auto"/>
            <w:bottom w:val="none" w:sz="0" w:space="0" w:color="auto"/>
            <w:right w:val="none" w:sz="0" w:space="0" w:color="auto"/>
          </w:divBdr>
        </w:div>
        <w:div w:id="1052191626">
          <w:marLeft w:val="640"/>
          <w:marRight w:val="0"/>
          <w:marTop w:val="0"/>
          <w:marBottom w:val="0"/>
          <w:divBdr>
            <w:top w:val="none" w:sz="0" w:space="0" w:color="auto"/>
            <w:left w:val="none" w:sz="0" w:space="0" w:color="auto"/>
            <w:bottom w:val="none" w:sz="0" w:space="0" w:color="auto"/>
            <w:right w:val="none" w:sz="0" w:space="0" w:color="auto"/>
          </w:divBdr>
        </w:div>
        <w:div w:id="1111777761">
          <w:marLeft w:val="640"/>
          <w:marRight w:val="0"/>
          <w:marTop w:val="0"/>
          <w:marBottom w:val="0"/>
          <w:divBdr>
            <w:top w:val="none" w:sz="0" w:space="0" w:color="auto"/>
            <w:left w:val="none" w:sz="0" w:space="0" w:color="auto"/>
            <w:bottom w:val="none" w:sz="0" w:space="0" w:color="auto"/>
            <w:right w:val="none" w:sz="0" w:space="0" w:color="auto"/>
          </w:divBdr>
        </w:div>
        <w:div w:id="1134442139">
          <w:marLeft w:val="640"/>
          <w:marRight w:val="0"/>
          <w:marTop w:val="0"/>
          <w:marBottom w:val="0"/>
          <w:divBdr>
            <w:top w:val="none" w:sz="0" w:space="0" w:color="auto"/>
            <w:left w:val="none" w:sz="0" w:space="0" w:color="auto"/>
            <w:bottom w:val="none" w:sz="0" w:space="0" w:color="auto"/>
            <w:right w:val="none" w:sz="0" w:space="0" w:color="auto"/>
          </w:divBdr>
        </w:div>
        <w:div w:id="1174610027">
          <w:marLeft w:val="640"/>
          <w:marRight w:val="0"/>
          <w:marTop w:val="0"/>
          <w:marBottom w:val="0"/>
          <w:divBdr>
            <w:top w:val="none" w:sz="0" w:space="0" w:color="auto"/>
            <w:left w:val="none" w:sz="0" w:space="0" w:color="auto"/>
            <w:bottom w:val="none" w:sz="0" w:space="0" w:color="auto"/>
            <w:right w:val="none" w:sz="0" w:space="0" w:color="auto"/>
          </w:divBdr>
        </w:div>
        <w:div w:id="1185092715">
          <w:marLeft w:val="640"/>
          <w:marRight w:val="0"/>
          <w:marTop w:val="0"/>
          <w:marBottom w:val="0"/>
          <w:divBdr>
            <w:top w:val="none" w:sz="0" w:space="0" w:color="auto"/>
            <w:left w:val="none" w:sz="0" w:space="0" w:color="auto"/>
            <w:bottom w:val="none" w:sz="0" w:space="0" w:color="auto"/>
            <w:right w:val="none" w:sz="0" w:space="0" w:color="auto"/>
          </w:divBdr>
        </w:div>
        <w:div w:id="1189174652">
          <w:marLeft w:val="640"/>
          <w:marRight w:val="0"/>
          <w:marTop w:val="0"/>
          <w:marBottom w:val="0"/>
          <w:divBdr>
            <w:top w:val="none" w:sz="0" w:space="0" w:color="auto"/>
            <w:left w:val="none" w:sz="0" w:space="0" w:color="auto"/>
            <w:bottom w:val="none" w:sz="0" w:space="0" w:color="auto"/>
            <w:right w:val="none" w:sz="0" w:space="0" w:color="auto"/>
          </w:divBdr>
        </w:div>
        <w:div w:id="1265922009">
          <w:marLeft w:val="640"/>
          <w:marRight w:val="0"/>
          <w:marTop w:val="0"/>
          <w:marBottom w:val="0"/>
          <w:divBdr>
            <w:top w:val="none" w:sz="0" w:space="0" w:color="auto"/>
            <w:left w:val="none" w:sz="0" w:space="0" w:color="auto"/>
            <w:bottom w:val="none" w:sz="0" w:space="0" w:color="auto"/>
            <w:right w:val="none" w:sz="0" w:space="0" w:color="auto"/>
          </w:divBdr>
        </w:div>
        <w:div w:id="1268079201">
          <w:marLeft w:val="640"/>
          <w:marRight w:val="0"/>
          <w:marTop w:val="0"/>
          <w:marBottom w:val="0"/>
          <w:divBdr>
            <w:top w:val="none" w:sz="0" w:space="0" w:color="auto"/>
            <w:left w:val="none" w:sz="0" w:space="0" w:color="auto"/>
            <w:bottom w:val="none" w:sz="0" w:space="0" w:color="auto"/>
            <w:right w:val="none" w:sz="0" w:space="0" w:color="auto"/>
          </w:divBdr>
        </w:div>
        <w:div w:id="1290163998">
          <w:marLeft w:val="640"/>
          <w:marRight w:val="0"/>
          <w:marTop w:val="0"/>
          <w:marBottom w:val="0"/>
          <w:divBdr>
            <w:top w:val="none" w:sz="0" w:space="0" w:color="auto"/>
            <w:left w:val="none" w:sz="0" w:space="0" w:color="auto"/>
            <w:bottom w:val="none" w:sz="0" w:space="0" w:color="auto"/>
            <w:right w:val="none" w:sz="0" w:space="0" w:color="auto"/>
          </w:divBdr>
        </w:div>
        <w:div w:id="1295257223">
          <w:marLeft w:val="640"/>
          <w:marRight w:val="0"/>
          <w:marTop w:val="0"/>
          <w:marBottom w:val="0"/>
          <w:divBdr>
            <w:top w:val="none" w:sz="0" w:space="0" w:color="auto"/>
            <w:left w:val="none" w:sz="0" w:space="0" w:color="auto"/>
            <w:bottom w:val="none" w:sz="0" w:space="0" w:color="auto"/>
            <w:right w:val="none" w:sz="0" w:space="0" w:color="auto"/>
          </w:divBdr>
        </w:div>
        <w:div w:id="1408919861">
          <w:marLeft w:val="640"/>
          <w:marRight w:val="0"/>
          <w:marTop w:val="0"/>
          <w:marBottom w:val="0"/>
          <w:divBdr>
            <w:top w:val="none" w:sz="0" w:space="0" w:color="auto"/>
            <w:left w:val="none" w:sz="0" w:space="0" w:color="auto"/>
            <w:bottom w:val="none" w:sz="0" w:space="0" w:color="auto"/>
            <w:right w:val="none" w:sz="0" w:space="0" w:color="auto"/>
          </w:divBdr>
        </w:div>
        <w:div w:id="1419329059">
          <w:marLeft w:val="640"/>
          <w:marRight w:val="0"/>
          <w:marTop w:val="0"/>
          <w:marBottom w:val="0"/>
          <w:divBdr>
            <w:top w:val="none" w:sz="0" w:space="0" w:color="auto"/>
            <w:left w:val="none" w:sz="0" w:space="0" w:color="auto"/>
            <w:bottom w:val="none" w:sz="0" w:space="0" w:color="auto"/>
            <w:right w:val="none" w:sz="0" w:space="0" w:color="auto"/>
          </w:divBdr>
        </w:div>
        <w:div w:id="1440295872">
          <w:marLeft w:val="640"/>
          <w:marRight w:val="0"/>
          <w:marTop w:val="0"/>
          <w:marBottom w:val="0"/>
          <w:divBdr>
            <w:top w:val="none" w:sz="0" w:space="0" w:color="auto"/>
            <w:left w:val="none" w:sz="0" w:space="0" w:color="auto"/>
            <w:bottom w:val="none" w:sz="0" w:space="0" w:color="auto"/>
            <w:right w:val="none" w:sz="0" w:space="0" w:color="auto"/>
          </w:divBdr>
        </w:div>
        <w:div w:id="1440755521">
          <w:marLeft w:val="640"/>
          <w:marRight w:val="0"/>
          <w:marTop w:val="0"/>
          <w:marBottom w:val="0"/>
          <w:divBdr>
            <w:top w:val="none" w:sz="0" w:space="0" w:color="auto"/>
            <w:left w:val="none" w:sz="0" w:space="0" w:color="auto"/>
            <w:bottom w:val="none" w:sz="0" w:space="0" w:color="auto"/>
            <w:right w:val="none" w:sz="0" w:space="0" w:color="auto"/>
          </w:divBdr>
        </w:div>
        <w:div w:id="1467116627">
          <w:marLeft w:val="640"/>
          <w:marRight w:val="0"/>
          <w:marTop w:val="0"/>
          <w:marBottom w:val="0"/>
          <w:divBdr>
            <w:top w:val="none" w:sz="0" w:space="0" w:color="auto"/>
            <w:left w:val="none" w:sz="0" w:space="0" w:color="auto"/>
            <w:bottom w:val="none" w:sz="0" w:space="0" w:color="auto"/>
            <w:right w:val="none" w:sz="0" w:space="0" w:color="auto"/>
          </w:divBdr>
        </w:div>
        <w:div w:id="1469319573">
          <w:marLeft w:val="640"/>
          <w:marRight w:val="0"/>
          <w:marTop w:val="0"/>
          <w:marBottom w:val="0"/>
          <w:divBdr>
            <w:top w:val="none" w:sz="0" w:space="0" w:color="auto"/>
            <w:left w:val="none" w:sz="0" w:space="0" w:color="auto"/>
            <w:bottom w:val="none" w:sz="0" w:space="0" w:color="auto"/>
            <w:right w:val="none" w:sz="0" w:space="0" w:color="auto"/>
          </w:divBdr>
        </w:div>
        <w:div w:id="1508599616">
          <w:marLeft w:val="640"/>
          <w:marRight w:val="0"/>
          <w:marTop w:val="0"/>
          <w:marBottom w:val="0"/>
          <w:divBdr>
            <w:top w:val="none" w:sz="0" w:space="0" w:color="auto"/>
            <w:left w:val="none" w:sz="0" w:space="0" w:color="auto"/>
            <w:bottom w:val="none" w:sz="0" w:space="0" w:color="auto"/>
            <w:right w:val="none" w:sz="0" w:space="0" w:color="auto"/>
          </w:divBdr>
        </w:div>
        <w:div w:id="1528055367">
          <w:marLeft w:val="640"/>
          <w:marRight w:val="0"/>
          <w:marTop w:val="0"/>
          <w:marBottom w:val="0"/>
          <w:divBdr>
            <w:top w:val="none" w:sz="0" w:space="0" w:color="auto"/>
            <w:left w:val="none" w:sz="0" w:space="0" w:color="auto"/>
            <w:bottom w:val="none" w:sz="0" w:space="0" w:color="auto"/>
            <w:right w:val="none" w:sz="0" w:space="0" w:color="auto"/>
          </w:divBdr>
        </w:div>
        <w:div w:id="1536040123">
          <w:marLeft w:val="640"/>
          <w:marRight w:val="0"/>
          <w:marTop w:val="0"/>
          <w:marBottom w:val="0"/>
          <w:divBdr>
            <w:top w:val="none" w:sz="0" w:space="0" w:color="auto"/>
            <w:left w:val="none" w:sz="0" w:space="0" w:color="auto"/>
            <w:bottom w:val="none" w:sz="0" w:space="0" w:color="auto"/>
            <w:right w:val="none" w:sz="0" w:space="0" w:color="auto"/>
          </w:divBdr>
        </w:div>
        <w:div w:id="1540703708">
          <w:marLeft w:val="640"/>
          <w:marRight w:val="0"/>
          <w:marTop w:val="0"/>
          <w:marBottom w:val="0"/>
          <w:divBdr>
            <w:top w:val="none" w:sz="0" w:space="0" w:color="auto"/>
            <w:left w:val="none" w:sz="0" w:space="0" w:color="auto"/>
            <w:bottom w:val="none" w:sz="0" w:space="0" w:color="auto"/>
            <w:right w:val="none" w:sz="0" w:space="0" w:color="auto"/>
          </w:divBdr>
        </w:div>
        <w:div w:id="1564288743">
          <w:marLeft w:val="640"/>
          <w:marRight w:val="0"/>
          <w:marTop w:val="0"/>
          <w:marBottom w:val="0"/>
          <w:divBdr>
            <w:top w:val="none" w:sz="0" w:space="0" w:color="auto"/>
            <w:left w:val="none" w:sz="0" w:space="0" w:color="auto"/>
            <w:bottom w:val="none" w:sz="0" w:space="0" w:color="auto"/>
            <w:right w:val="none" w:sz="0" w:space="0" w:color="auto"/>
          </w:divBdr>
        </w:div>
        <w:div w:id="1663463497">
          <w:marLeft w:val="640"/>
          <w:marRight w:val="0"/>
          <w:marTop w:val="0"/>
          <w:marBottom w:val="0"/>
          <w:divBdr>
            <w:top w:val="none" w:sz="0" w:space="0" w:color="auto"/>
            <w:left w:val="none" w:sz="0" w:space="0" w:color="auto"/>
            <w:bottom w:val="none" w:sz="0" w:space="0" w:color="auto"/>
            <w:right w:val="none" w:sz="0" w:space="0" w:color="auto"/>
          </w:divBdr>
        </w:div>
        <w:div w:id="1714962542">
          <w:marLeft w:val="640"/>
          <w:marRight w:val="0"/>
          <w:marTop w:val="0"/>
          <w:marBottom w:val="0"/>
          <w:divBdr>
            <w:top w:val="none" w:sz="0" w:space="0" w:color="auto"/>
            <w:left w:val="none" w:sz="0" w:space="0" w:color="auto"/>
            <w:bottom w:val="none" w:sz="0" w:space="0" w:color="auto"/>
            <w:right w:val="none" w:sz="0" w:space="0" w:color="auto"/>
          </w:divBdr>
        </w:div>
        <w:div w:id="1782921770">
          <w:marLeft w:val="640"/>
          <w:marRight w:val="0"/>
          <w:marTop w:val="0"/>
          <w:marBottom w:val="0"/>
          <w:divBdr>
            <w:top w:val="none" w:sz="0" w:space="0" w:color="auto"/>
            <w:left w:val="none" w:sz="0" w:space="0" w:color="auto"/>
            <w:bottom w:val="none" w:sz="0" w:space="0" w:color="auto"/>
            <w:right w:val="none" w:sz="0" w:space="0" w:color="auto"/>
          </w:divBdr>
        </w:div>
        <w:div w:id="1794399817">
          <w:marLeft w:val="640"/>
          <w:marRight w:val="0"/>
          <w:marTop w:val="0"/>
          <w:marBottom w:val="0"/>
          <w:divBdr>
            <w:top w:val="none" w:sz="0" w:space="0" w:color="auto"/>
            <w:left w:val="none" w:sz="0" w:space="0" w:color="auto"/>
            <w:bottom w:val="none" w:sz="0" w:space="0" w:color="auto"/>
            <w:right w:val="none" w:sz="0" w:space="0" w:color="auto"/>
          </w:divBdr>
        </w:div>
        <w:div w:id="1799910768">
          <w:marLeft w:val="640"/>
          <w:marRight w:val="0"/>
          <w:marTop w:val="0"/>
          <w:marBottom w:val="0"/>
          <w:divBdr>
            <w:top w:val="none" w:sz="0" w:space="0" w:color="auto"/>
            <w:left w:val="none" w:sz="0" w:space="0" w:color="auto"/>
            <w:bottom w:val="none" w:sz="0" w:space="0" w:color="auto"/>
            <w:right w:val="none" w:sz="0" w:space="0" w:color="auto"/>
          </w:divBdr>
        </w:div>
        <w:div w:id="1812794773">
          <w:marLeft w:val="640"/>
          <w:marRight w:val="0"/>
          <w:marTop w:val="0"/>
          <w:marBottom w:val="0"/>
          <w:divBdr>
            <w:top w:val="none" w:sz="0" w:space="0" w:color="auto"/>
            <w:left w:val="none" w:sz="0" w:space="0" w:color="auto"/>
            <w:bottom w:val="none" w:sz="0" w:space="0" w:color="auto"/>
            <w:right w:val="none" w:sz="0" w:space="0" w:color="auto"/>
          </w:divBdr>
        </w:div>
        <w:div w:id="1819221865">
          <w:marLeft w:val="640"/>
          <w:marRight w:val="0"/>
          <w:marTop w:val="0"/>
          <w:marBottom w:val="0"/>
          <w:divBdr>
            <w:top w:val="none" w:sz="0" w:space="0" w:color="auto"/>
            <w:left w:val="none" w:sz="0" w:space="0" w:color="auto"/>
            <w:bottom w:val="none" w:sz="0" w:space="0" w:color="auto"/>
            <w:right w:val="none" w:sz="0" w:space="0" w:color="auto"/>
          </w:divBdr>
        </w:div>
        <w:div w:id="1825661740">
          <w:marLeft w:val="640"/>
          <w:marRight w:val="0"/>
          <w:marTop w:val="0"/>
          <w:marBottom w:val="0"/>
          <w:divBdr>
            <w:top w:val="none" w:sz="0" w:space="0" w:color="auto"/>
            <w:left w:val="none" w:sz="0" w:space="0" w:color="auto"/>
            <w:bottom w:val="none" w:sz="0" w:space="0" w:color="auto"/>
            <w:right w:val="none" w:sz="0" w:space="0" w:color="auto"/>
          </w:divBdr>
        </w:div>
        <w:div w:id="1886134038">
          <w:marLeft w:val="640"/>
          <w:marRight w:val="0"/>
          <w:marTop w:val="0"/>
          <w:marBottom w:val="0"/>
          <w:divBdr>
            <w:top w:val="none" w:sz="0" w:space="0" w:color="auto"/>
            <w:left w:val="none" w:sz="0" w:space="0" w:color="auto"/>
            <w:bottom w:val="none" w:sz="0" w:space="0" w:color="auto"/>
            <w:right w:val="none" w:sz="0" w:space="0" w:color="auto"/>
          </w:divBdr>
        </w:div>
        <w:div w:id="1907454561">
          <w:marLeft w:val="640"/>
          <w:marRight w:val="0"/>
          <w:marTop w:val="0"/>
          <w:marBottom w:val="0"/>
          <w:divBdr>
            <w:top w:val="none" w:sz="0" w:space="0" w:color="auto"/>
            <w:left w:val="none" w:sz="0" w:space="0" w:color="auto"/>
            <w:bottom w:val="none" w:sz="0" w:space="0" w:color="auto"/>
            <w:right w:val="none" w:sz="0" w:space="0" w:color="auto"/>
          </w:divBdr>
        </w:div>
        <w:div w:id="1930891921">
          <w:marLeft w:val="640"/>
          <w:marRight w:val="0"/>
          <w:marTop w:val="0"/>
          <w:marBottom w:val="0"/>
          <w:divBdr>
            <w:top w:val="none" w:sz="0" w:space="0" w:color="auto"/>
            <w:left w:val="none" w:sz="0" w:space="0" w:color="auto"/>
            <w:bottom w:val="none" w:sz="0" w:space="0" w:color="auto"/>
            <w:right w:val="none" w:sz="0" w:space="0" w:color="auto"/>
          </w:divBdr>
        </w:div>
        <w:div w:id="1931310855">
          <w:marLeft w:val="640"/>
          <w:marRight w:val="0"/>
          <w:marTop w:val="0"/>
          <w:marBottom w:val="0"/>
          <w:divBdr>
            <w:top w:val="none" w:sz="0" w:space="0" w:color="auto"/>
            <w:left w:val="none" w:sz="0" w:space="0" w:color="auto"/>
            <w:bottom w:val="none" w:sz="0" w:space="0" w:color="auto"/>
            <w:right w:val="none" w:sz="0" w:space="0" w:color="auto"/>
          </w:divBdr>
        </w:div>
        <w:div w:id="2088108161">
          <w:marLeft w:val="640"/>
          <w:marRight w:val="0"/>
          <w:marTop w:val="0"/>
          <w:marBottom w:val="0"/>
          <w:divBdr>
            <w:top w:val="none" w:sz="0" w:space="0" w:color="auto"/>
            <w:left w:val="none" w:sz="0" w:space="0" w:color="auto"/>
            <w:bottom w:val="none" w:sz="0" w:space="0" w:color="auto"/>
            <w:right w:val="none" w:sz="0" w:space="0" w:color="auto"/>
          </w:divBdr>
        </w:div>
        <w:div w:id="2093618476">
          <w:marLeft w:val="640"/>
          <w:marRight w:val="0"/>
          <w:marTop w:val="0"/>
          <w:marBottom w:val="0"/>
          <w:divBdr>
            <w:top w:val="none" w:sz="0" w:space="0" w:color="auto"/>
            <w:left w:val="none" w:sz="0" w:space="0" w:color="auto"/>
            <w:bottom w:val="none" w:sz="0" w:space="0" w:color="auto"/>
            <w:right w:val="none" w:sz="0" w:space="0" w:color="auto"/>
          </w:divBdr>
        </w:div>
        <w:div w:id="2098135216">
          <w:marLeft w:val="640"/>
          <w:marRight w:val="0"/>
          <w:marTop w:val="0"/>
          <w:marBottom w:val="0"/>
          <w:divBdr>
            <w:top w:val="none" w:sz="0" w:space="0" w:color="auto"/>
            <w:left w:val="none" w:sz="0" w:space="0" w:color="auto"/>
            <w:bottom w:val="none" w:sz="0" w:space="0" w:color="auto"/>
            <w:right w:val="none" w:sz="0" w:space="0" w:color="auto"/>
          </w:divBdr>
        </w:div>
        <w:div w:id="2119982260">
          <w:marLeft w:val="640"/>
          <w:marRight w:val="0"/>
          <w:marTop w:val="0"/>
          <w:marBottom w:val="0"/>
          <w:divBdr>
            <w:top w:val="none" w:sz="0" w:space="0" w:color="auto"/>
            <w:left w:val="none" w:sz="0" w:space="0" w:color="auto"/>
            <w:bottom w:val="none" w:sz="0" w:space="0" w:color="auto"/>
            <w:right w:val="none" w:sz="0" w:space="0" w:color="auto"/>
          </w:divBdr>
        </w:div>
      </w:divsChild>
    </w:div>
    <w:div w:id="1840388629">
      <w:marLeft w:val="640"/>
      <w:marRight w:val="0"/>
      <w:marTop w:val="0"/>
      <w:marBottom w:val="0"/>
      <w:divBdr>
        <w:top w:val="none" w:sz="0" w:space="0" w:color="auto"/>
        <w:left w:val="none" w:sz="0" w:space="0" w:color="auto"/>
        <w:bottom w:val="none" w:sz="0" w:space="0" w:color="auto"/>
        <w:right w:val="none" w:sz="0" w:space="0" w:color="auto"/>
      </w:divBdr>
    </w:div>
    <w:div w:id="1842548631">
      <w:marLeft w:val="640"/>
      <w:marRight w:val="0"/>
      <w:marTop w:val="0"/>
      <w:marBottom w:val="0"/>
      <w:divBdr>
        <w:top w:val="none" w:sz="0" w:space="0" w:color="auto"/>
        <w:left w:val="none" w:sz="0" w:space="0" w:color="auto"/>
        <w:bottom w:val="none" w:sz="0" w:space="0" w:color="auto"/>
        <w:right w:val="none" w:sz="0" w:space="0" w:color="auto"/>
      </w:divBdr>
    </w:div>
    <w:div w:id="1842619074">
      <w:marLeft w:val="640"/>
      <w:marRight w:val="0"/>
      <w:marTop w:val="0"/>
      <w:marBottom w:val="0"/>
      <w:divBdr>
        <w:top w:val="none" w:sz="0" w:space="0" w:color="auto"/>
        <w:left w:val="none" w:sz="0" w:space="0" w:color="auto"/>
        <w:bottom w:val="none" w:sz="0" w:space="0" w:color="auto"/>
        <w:right w:val="none" w:sz="0" w:space="0" w:color="auto"/>
      </w:divBdr>
    </w:div>
    <w:div w:id="1846162277">
      <w:marLeft w:val="640"/>
      <w:marRight w:val="0"/>
      <w:marTop w:val="0"/>
      <w:marBottom w:val="0"/>
      <w:divBdr>
        <w:top w:val="none" w:sz="0" w:space="0" w:color="auto"/>
        <w:left w:val="none" w:sz="0" w:space="0" w:color="auto"/>
        <w:bottom w:val="none" w:sz="0" w:space="0" w:color="auto"/>
        <w:right w:val="none" w:sz="0" w:space="0" w:color="auto"/>
      </w:divBdr>
    </w:div>
    <w:div w:id="1847090383">
      <w:marLeft w:val="640"/>
      <w:marRight w:val="0"/>
      <w:marTop w:val="0"/>
      <w:marBottom w:val="0"/>
      <w:divBdr>
        <w:top w:val="none" w:sz="0" w:space="0" w:color="auto"/>
        <w:left w:val="none" w:sz="0" w:space="0" w:color="auto"/>
        <w:bottom w:val="none" w:sz="0" w:space="0" w:color="auto"/>
        <w:right w:val="none" w:sz="0" w:space="0" w:color="auto"/>
      </w:divBdr>
    </w:div>
    <w:div w:id="1851679694">
      <w:marLeft w:val="640"/>
      <w:marRight w:val="0"/>
      <w:marTop w:val="0"/>
      <w:marBottom w:val="0"/>
      <w:divBdr>
        <w:top w:val="none" w:sz="0" w:space="0" w:color="auto"/>
        <w:left w:val="none" w:sz="0" w:space="0" w:color="auto"/>
        <w:bottom w:val="none" w:sz="0" w:space="0" w:color="auto"/>
        <w:right w:val="none" w:sz="0" w:space="0" w:color="auto"/>
      </w:divBdr>
    </w:div>
    <w:div w:id="1854151871">
      <w:marLeft w:val="640"/>
      <w:marRight w:val="0"/>
      <w:marTop w:val="0"/>
      <w:marBottom w:val="0"/>
      <w:divBdr>
        <w:top w:val="none" w:sz="0" w:space="0" w:color="auto"/>
        <w:left w:val="none" w:sz="0" w:space="0" w:color="auto"/>
        <w:bottom w:val="none" w:sz="0" w:space="0" w:color="auto"/>
        <w:right w:val="none" w:sz="0" w:space="0" w:color="auto"/>
      </w:divBdr>
    </w:div>
    <w:div w:id="1856992492">
      <w:marLeft w:val="640"/>
      <w:marRight w:val="0"/>
      <w:marTop w:val="0"/>
      <w:marBottom w:val="0"/>
      <w:divBdr>
        <w:top w:val="none" w:sz="0" w:space="0" w:color="auto"/>
        <w:left w:val="none" w:sz="0" w:space="0" w:color="auto"/>
        <w:bottom w:val="none" w:sz="0" w:space="0" w:color="auto"/>
        <w:right w:val="none" w:sz="0" w:space="0" w:color="auto"/>
      </w:divBdr>
    </w:div>
    <w:div w:id="1860388031">
      <w:marLeft w:val="640"/>
      <w:marRight w:val="0"/>
      <w:marTop w:val="0"/>
      <w:marBottom w:val="0"/>
      <w:divBdr>
        <w:top w:val="none" w:sz="0" w:space="0" w:color="auto"/>
        <w:left w:val="none" w:sz="0" w:space="0" w:color="auto"/>
        <w:bottom w:val="none" w:sz="0" w:space="0" w:color="auto"/>
        <w:right w:val="none" w:sz="0" w:space="0" w:color="auto"/>
      </w:divBdr>
    </w:div>
    <w:div w:id="1861894042">
      <w:marLeft w:val="640"/>
      <w:marRight w:val="0"/>
      <w:marTop w:val="0"/>
      <w:marBottom w:val="0"/>
      <w:divBdr>
        <w:top w:val="none" w:sz="0" w:space="0" w:color="auto"/>
        <w:left w:val="none" w:sz="0" w:space="0" w:color="auto"/>
        <w:bottom w:val="none" w:sz="0" w:space="0" w:color="auto"/>
        <w:right w:val="none" w:sz="0" w:space="0" w:color="auto"/>
      </w:divBdr>
    </w:div>
    <w:div w:id="1865365335">
      <w:bodyDiv w:val="1"/>
      <w:marLeft w:val="0"/>
      <w:marRight w:val="0"/>
      <w:marTop w:val="0"/>
      <w:marBottom w:val="0"/>
      <w:divBdr>
        <w:top w:val="none" w:sz="0" w:space="0" w:color="auto"/>
        <w:left w:val="none" w:sz="0" w:space="0" w:color="auto"/>
        <w:bottom w:val="none" w:sz="0" w:space="0" w:color="auto"/>
        <w:right w:val="none" w:sz="0" w:space="0" w:color="auto"/>
      </w:divBdr>
      <w:divsChild>
        <w:div w:id="57171014">
          <w:marLeft w:val="640"/>
          <w:marRight w:val="0"/>
          <w:marTop w:val="0"/>
          <w:marBottom w:val="0"/>
          <w:divBdr>
            <w:top w:val="none" w:sz="0" w:space="0" w:color="auto"/>
            <w:left w:val="none" w:sz="0" w:space="0" w:color="auto"/>
            <w:bottom w:val="none" w:sz="0" w:space="0" w:color="auto"/>
            <w:right w:val="none" w:sz="0" w:space="0" w:color="auto"/>
          </w:divBdr>
        </w:div>
        <w:div w:id="61486725">
          <w:marLeft w:val="640"/>
          <w:marRight w:val="0"/>
          <w:marTop w:val="0"/>
          <w:marBottom w:val="0"/>
          <w:divBdr>
            <w:top w:val="none" w:sz="0" w:space="0" w:color="auto"/>
            <w:left w:val="none" w:sz="0" w:space="0" w:color="auto"/>
            <w:bottom w:val="none" w:sz="0" w:space="0" w:color="auto"/>
            <w:right w:val="none" w:sz="0" w:space="0" w:color="auto"/>
          </w:divBdr>
        </w:div>
        <w:div w:id="64379433">
          <w:marLeft w:val="640"/>
          <w:marRight w:val="0"/>
          <w:marTop w:val="0"/>
          <w:marBottom w:val="0"/>
          <w:divBdr>
            <w:top w:val="none" w:sz="0" w:space="0" w:color="auto"/>
            <w:left w:val="none" w:sz="0" w:space="0" w:color="auto"/>
            <w:bottom w:val="none" w:sz="0" w:space="0" w:color="auto"/>
            <w:right w:val="none" w:sz="0" w:space="0" w:color="auto"/>
          </w:divBdr>
        </w:div>
        <w:div w:id="76365535">
          <w:marLeft w:val="640"/>
          <w:marRight w:val="0"/>
          <w:marTop w:val="0"/>
          <w:marBottom w:val="0"/>
          <w:divBdr>
            <w:top w:val="none" w:sz="0" w:space="0" w:color="auto"/>
            <w:left w:val="none" w:sz="0" w:space="0" w:color="auto"/>
            <w:bottom w:val="none" w:sz="0" w:space="0" w:color="auto"/>
            <w:right w:val="none" w:sz="0" w:space="0" w:color="auto"/>
          </w:divBdr>
        </w:div>
        <w:div w:id="84377141">
          <w:marLeft w:val="640"/>
          <w:marRight w:val="0"/>
          <w:marTop w:val="0"/>
          <w:marBottom w:val="0"/>
          <w:divBdr>
            <w:top w:val="none" w:sz="0" w:space="0" w:color="auto"/>
            <w:left w:val="none" w:sz="0" w:space="0" w:color="auto"/>
            <w:bottom w:val="none" w:sz="0" w:space="0" w:color="auto"/>
            <w:right w:val="none" w:sz="0" w:space="0" w:color="auto"/>
          </w:divBdr>
        </w:div>
        <w:div w:id="89471851">
          <w:marLeft w:val="640"/>
          <w:marRight w:val="0"/>
          <w:marTop w:val="0"/>
          <w:marBottom w:val="0"/>
          <w:divBdr>
            <w:top w:val="none" w:sz="0" w:space="0" w:color="auto"/>
            <w:left w:val="none" w:sz="0" w:space="0" w:color="auto"/>
            <w:bottom w:val="none" w:sz="0" w:space="0" w:color="auto"/>
            <w:right w:val="none" w:sz="0" w:space="0" w:color="auto"/>
          </w:divBdr>
        </w:div>
        <w:div w:id="146438558">
          <w:marLeft w:val="640"/>
          <w:marRight w:val="0"/>
          <w:marTop w:val="0"/>
          <w:marBottom w:val="0"/>
          <w:divBdr>
            <w:top w:val="none" w:sz="0" w:space="0" w:color="auto"/>
            <w:left w:val="none" w:sz="0" w:space="0" w:color="auto"/>
            <w:bottom w:val="none" w:sz="0" w:space="0" w:color="auto"/>
            <w:right w:val="none" w:sz="0" w:space="0" w:color="auto"/>
          </w:divBdr>
        </w:div>
        <w:div w:id="271597136">
          <w:marLeft w:val="640"/>
          <w:marRight w:val="0"/>
          <w:marTop w:val="0"/>
          <w:marBottom w:val="0"/>
          <w:divBdr>
            <w:top w:val="none" w:sz="0" w:space="0" w:color="auto"/>
            <w:left w:val="none" w:sz="0" w:space="0" w:color="auto"/>
            <w:bottom w:val="none" w:sz="0" w:space="0" w:color="auto"/>
            <w:right w:val="none" w:sz="0" w:space="0" w:color="auto"/>
          </w:divBdr>
        </w:div>
        <w:div w:id="276378880">
          <w:marLeft w:val="640"/>
          <w:marRight w:val="0"/>
          <w:marTop w:val="0"/>
          <w:marBottom w:val="0"/>
          <w:divBdr>
            <w:top w:val="none" w:sz="0" w:space="0" w:color="auto"/>
            <w:left w:val="none" w:sz="0" w:space="0" w:color="auto"/>
            <w:bottom w:val="none" w:sz="0" w:space="0" w:color="auto"/>
            <w:right w:val="none" w:sz="0" w:space="0" w:color="auto"/>
          </w:divBdr>
        </w:div>
        <w:div w:id="285433248">
          <w:marLeft w:val="640"/>
          <w:marRight w:val="0"/>
          <w:marTop w:val="0"/>
          <w:marBottom w:val="0"/>
          <w:divBdr>
            <w:top w:val="none" w:sz="0" w:space="0" w:color="auto"/>
            <w:left w:val="none" w:sz="0" w:space="0" w:color="auto"/>
            <w:bottom w:val="none" w:sz="0" w:space="0" w:color="auto"/>
            <w:right w:val="none" w:sz="0" w:space="0" w:color="auto"/>
          </w:divBdr>
        </w:div>
        <w:div w:id="285622476">
          <w:marLeft w:val="640"/>
          <w:marRight w:val="0"/>
          <w:marTop w:val="0"/>
          <w:marBottom w:val="0"/>
          <w:divBdr>
            <w:top w:val="none" w:sz="0" w:space="0" w:color="auto"/>
            <w:left w:val="none" w:sz="0" w:space="0" w:color="auto"/>
            <w:bottom w:val="none" w:sz="0" w:space="0" w:color="auto"/>
            <w:right w:val="none" w:sz="0" w:space="0" w:color="auto"/>
          </w:divBdr>
        </w:div>
        <w:div w:id="337083335">
          <w:marLeft w:val="640"/>
          <w:marRight w:val="0"/>
          <w:marTop w:val="0"/>
          <w:marBottom w:val="0"/>
          <w:divBdr>
            <w:top w:val="none" w:sz="0" w:space="0" w:color="auto"/>
            <w:left w:val="none" w:sz="0" w:space="0" w:color="auto"/>
            <w:bottom w:val="none" w:sz="0" w:space="0" w:color="auto"/>
            <w:right w:val="none" w:sz="0" w:space="0" w:color="auto"/>
          </w:divBdr>
        </w:div>
        <w:div w:id="339158929">
          <w:marLeft w:val="640"/>
          <w:marRight w:val="0"/>
          <w:marTop w:val="0"/>
          <w:marBottom w:val="0"/>
          <w:divBdr>
            <w:top w:val="none" w:sz="0" w:space="0" w:color="auto"/>
            <w:left w:val="none" w:sz="0" w:space="0" w:color="auto"/>
            <w:bottom w:val="none" w:sz="0" w:space="0" w:color="auto"/>
            <w:right w:val="none" w:sz="0" w:space="0" w:color="auto"/>
          </w:divBdr>
        </w:div>
        <w:div w:id="514464944">
          <w:marLeft w:val="640"/>
          <w:marRight w:val="0"/>
          <w:marTop w:val="0"/>
          <w:marBottom w:val="0"/>
          <w:divBdr>
            <w:top w:val="none" w:sz="0" w:space="0" w:color="auto"/>
            <w:left w:val="none" w:sz="0" w:space="0" w:color="auto"/>
            <w:bottom w:val="none" w:sz="0" w:space="0" w:color="auto"/>
            <w:right w:val="none" w:sz="0" w:space="0" w:color="auto"/>
          </w:divBdr>
        </w:div>
        <w:div w:id="530194634">
          <w:marLeft w:val="640"/>
          <w:marRight w:val="0"/>
          <w:marTop w:val="0"/>
          <w:marBottom w:val="0"/>
          <w:divBdr>
            <w:top w:val="none" w:sz="0" w:space="0" w:color="auto"/>
            <w:left w:val="none" w:sz="0" w:space="0" w:color="auto"/>
            <w:bottom w:val="none" w:sz="0" w:space="0" w:color="auto"/>
            <w:right w:val="none" w:sz="0" w:space="0" w:color="auto"/>
          </w:divBdr>
        </w:div>
        <w:div w:id="584384840">
          <w:marLeft w:val="640"/>
          <w:marRight w:val="0"/>
          <w:marTop w:val="0"/>
          <w:marBottom w:val="0"/>
          <w:divBdr>
            <w:top w:val="none" w:sz="0" w:space="0" w:color="auto"/>
            <w:left w:val="none" w:sz="0" w:space="0" w:color="auto"/>
            <w:bottom w:val="none" w:sz="0" w:space="0" w:color="auto"/>
            <w:right w:val="none" w:sz="0" w:space="0" w:color="auto"/>
          </w:divBdr>
        </w:div>
        <w:div w:id="602766089">
          <w:marLeft w:val="640"/>
          <w:marRight w:val="0"/>
          <w:marTop w:val="0"/>
          <w:marBottom w:val="0"/>
          <w:divBdr>
            <w:top w:val="none" w:sz="0" w:space="0" w:color="auto"/>
            <w:left w:val="none" w:sz="0" w:space="0" w:color="auto"/>
            <w:bottom w:val="none" w:sz="0" w:space="0" w:color="auto"/>
            <w:right w:val="none" w:sz="0" w:space="0" w:color="auto"/>
          </w:divBdr>
        </w:div>
        <w:div w:id="614949070">
          <w:marLeft w:val="640"/>
          <w:marRight w:val="0"/>
          <w:marTop w:val="0"/>
          <w:marBottom w:val="0"/>
          <w:divBdr>
            <w:top w:val="none" w:sz="0" w:space="0" w:color="auto"/>
            <w:left w:val="none" w:sz="0" w:space="0" w:color="auto"/>
            <w:bottom w:val="none" w:sz="0" w:space="0" w:color="auto"/>
            <w:right w:val="none" w:sz="0" w:space="0" w:color="auto"/>
          </w:divBdr>
        </w:div>
        <w:div w:id="671303298">
          <w:marLeft w:val="640"/>
          <w:marRight w:val="0"/>
          <w:marTop w:val="0"/>
          <w:marBottom w:val="0"/>
          <w:divBdr>
            <w:top w:val="none" w:sz="0" w:space="0" w:color="auto"/>
            <w:left w:val="none" w:sz="0" w:space="0" w:color="auto"/>
            <w:bottom w:val="none" w:sz="0" w:space="0" w:color="auto"/>
            <w:right w:val="none" w:sz="0" w:space="0" w:color="auto"/>
          </w:divBdr>
        </w:div>
        <w:div w:id="699554504">
          <w:marLeft w:val="640"/>
          <w:marRight w:val="0"/>
          <w:marTop w:val="0"/>
          <w:marBottom w:val="0"/>
          <w:divBdr>
            <w:top w:val="none" w:sz="0" w:space="0" w:color="auto"/>
            <w:left w:val="none" w:sz="0" w:space="0" w:color="auto"/>
            <w:bottom w:val="none" w:sz="0" w:space="0" w:color="auto"/>
            <w:right w:val="none" w:sz="0" w:space="0" w:color="auto"/>
          </w:divBdr>
        </w:div>
        <w:div w:id="708845266">
          <w:marLeft w:val="640"/>
          <w:marRight w:val="0"/>
          <w:marTop w:val="0"/>
          <w:marBottom w:val="0"/>
          <w:divBdr>
            <w:top w:val="none" w:sz="0" w:space="0" w:color="auto"/>
            <w:left w:val="none" w:sz="0" w:space="0" w:color="auto"/>
            <w:bottom w:val="none" w:sz="0" w:space="0" w:color="auto"/>
            <w:right w:val="none" w:sz="0" w:space="0" w:color="auto"/>
          </w:divBdr>
        </w:div>
        <w:div w:id="733505799">
          <w:marLeft w:val="640"/>
          <w:marRight w:val="0"/>
          <w:marTop w:val="0"/>
          <w:marBottom w:val="0"/>
          <w:divBdr>
            <w:top w:val="none" w:sz="0" w:space="0" w:color="auto"/>
            <w:left w:val="none" w:sz="0" w:space="0" w:color="auto"/>
            <w:bottom w:val="none" w:sz="0" w:space="0" w:color="auto"/>
            <w:right w:val="none" w:sz="0" w:space="0" w:color="auto"/>
          </w:divBdr>
        </w:div>
        <w:div w:id="748429810">
          <w:marLeft w:val="640"/>
          <w:marRight w:val="0"/>
          <w:marTop w:val="0"/>
          <w:marBottom w:val="0"/>
          <w:divBdr>
            <w:top w:val="none" w:sz="0" w:space="0" w:color="auto"/>
            <w:left w:val="none" w:sz="0" w:space="0" w:color="auto"/>
            <w:bottom w:val="none" w:sz="0" w:space="0" w:color="auto"/>
            <w:right w:val="none" w:sz="0" w:space="0" w:color="auto"/>
          </w:divBdr>
        </w:div>
        <w:div w:id="751196940">
          <w:marLeft w:val="640"/>
          <w:marRight w:val="0"/>
          <w:marTop w:val="0"/>
          <w:marBottom w:val="0"/>
          <w:divBdr>
            <w:top w:val="none" w:sz="0" w:space="0" w:color="auto"/>
            <w:left w:val="none" w:sz="0" w:space="0" w:color="auto"/>
            <w:bottom w:val="none" w:sz="0" w:space="0" w:color="auto"/>
            <w:right w:val="none" w:sz="0" w:space="0" w:color="auto"/>
          </w:divBdr>
        </w:div>
        <w:div w:id="753745902">
          <w:marLeft w:val="640"/>
          <w:marRight w:val="0"/>
          <w:marTop w:val="0"/>
          <w:marBottom w:val="0"/>
          <w:divBdr>
            <w:top w:val="none" w:sz="0" w:space="0" w:color="auto"/>
            <w:left w:val="none" w:sz="0" w:space="0" w:color="auto"/>
            <w:bottom w:val="none" w:sz="0" w:space="0" w:color="auto"/>
            <w:right w:val="none" w:sz="0" w:space="0" w:color="auto"/>
          </w:divBdr>
        </w:div>
        <w:div w:id="759835596">
          <w:marLeft w:val="640"/>
          <w:marRight w:val="0"/>
          <w:marTop w:val="0"/>
          <w:marBottom w:val="0"/>
          <w:divBdr>
            <w:top w:val="none" w:sz="0" w:space="0" w:color="auto"/>
            <w:left w:val="none" w:sz="0" w:space="0" w:color="auto"/>
            <w:bottom w:val="none" w:sz="0" w:space="0" w:color="auto"/>
            <w:right w:val="none" w:sz="0" w:space="0" w:color="auto"/>
          </w:divBdr>
        </w:div>
        <w:div w:id="848835571">
          <w:marLeft w:val="640"/>
          <w:marRight w:val="0"/>
          <w:marTop w:val="0"/>
          <w:marBottom w:val="0"/>
          <w:divBdr>
            <w:top w:val="none" w:sz="0" w:space="0" w:color="auto"/>
            <w:left w:val="none" w:sz="0" w:space="0" w:color="auto"/>
            <w:bottom w:val="none" w:sz="0" w:space="0" w:color="auto"/>
            <w:right w:val="none" w:sz="0" w:space="0" w:color="auto"/>
          </w:divBdr>
        </w:div>
        <w:div w:id="868183718">
          <w:marLeft w:val="640"/>
          <w:marRight w:val="0"/>
          <w:marTop w:val="0"/>
          <w:marBottom w:val="0"/>
          <w:divBdr>
            <w:top w:val="none" w:sz="0" w:space="0" w:color="auto"/>
            <w:left w:val="none" w:sz="0" w:space="0" w:color="auto"/>
            <w:bottom w:val="none" w:sz="0" w:space="0" w:color="auto"/>
            <w:right w:val="none" w:sz="0" w:space="0" w:color="auto"/>
          </w:divBdr>
        </w:div>
        <w:div w:id="935940908">
          <w:marLeft w:val="640"/>
          <w:marRight w:val="0"/>
          <w:marTop w:val="0"/>
          <w:marBottom w:val="0"/>
          <w:divBdr>
            <w:top w:val="none" w:sz="0" w:space="0" w:color="auto"/>
            <w:left w:val="none" w:sz="0" w:space="0" w:color="auto"/>
            <w:bottom w:val="none" w:sz="0" w:space="0" w:color="auto"/>
            <w:right w:val="none" w:sz="0" w:space="0" w:color="auto"/>
          </w:divBdr>
        </w:div>
        <w:div w:id="1101218953">
          <w:marLeft w:val="640"/>
          <w:marRight w:val="0"/>
          <w:marTop w:val="0"/>
          <w:marBottom w:val="0"/>
          <w:divBdr>
            <w:top w:val="none" w:sz="0" w:space="0" w:color="auto"/>
            <w:left w:val="none" w:sz="0" w:space="0" w:color="auto"/>
            <w:bottom w:val="none" w:sz="0" w:space="0" w:color="auto"/>
            <w:right w:val="none" w:sz="0" w:space="0" w:color="auto"/>
          </w:divBdr>
        </w:div>
        <w:div w:id="1109546676">
          <w:marLeft w:val="640"/>
          <w:marRight w:val="0"/>
          <w:marTop w:val="0"/>
          <w:marBottom w:val="0"/>
          <w:divBdr>
            <w:top w:val="none" w:sz="0" w:space="0" w:color="auto"/>
            <w:left w:val="none" w:sz="0" w:space="0" w:color="auto"/>
            <w:bottom w:val="none" w:sz="0" w:space="0" w:color="auto"/>
            <w:right w:val="none" w:sz="0" w:space="0" w:color="auto"/>
          </w:divBdr>
        </w:div>
        <w:div w:id="1113478733">
          <w:marLeft w:val="640"/>
          <w:marRight w:val="0"/>
          <w:marTop w:val="0"/>
          <w:marBottom w:val="0"/>
          <w:divBdr>
            <w:top w:val="none" w:sz="0" w:space="0" w:color="auto"/>
            <w:left w:val="none" w:sz="0" w:space="0" w:color="auto"/>
            <w:bottom w:val="none" w:sz="0" w:space="0" w:color="auto"/>
            <w:right w:val="none" w:sz="0" w:space="0" w:color="auto"/>
          </w:divBdr>
        </w:div>
        <w:div w:id="1127502473">
          <w:marLeft w:val="640"/>
          <w:marRight w:val="0"/>
          <w:marTop w:val="0"/>
          <w:marBottom w:val="0"/>
          <w:divBdr>
            <w:top w:val="none" w:sz="0" w:space="0" w:color="auto"/>
            <w:left w:val="none" w:sz="0" w:space="0" w:color="auto"/>
            <w:bottom w:val="none" w:sz="0" w:space="0" w:color="auto"/>
            <w:right w:val="none" w:sz="0" w:space="0" w:color="auto"/>
          </w:divBdr>
        </w:div>
        <w:div w:id="1178815478">
          <w:marLeft w:val="640"/>
          <w:marRight w:val="0"/>
          <w:marTop w:val="0"/>
          <w:marBottom w:val="0"/>
          <w:divBdr>
            <w:top w:val="none" w:sz="0" w:space="0" w:color="auto"/>
            <w:left w:val="none" w:sz="0" w:space="0" w:color="auto"/>
            <w:bottom w:val="none" w:sz="0" w:space="0" w:color="auto"/>
            <w:right w:val="none" w:sz="0" w:space="0" w:color="auto"/>
          </w:divBdr>
        </w:div>
        <w:div w:id="1230117975">
          <w:marLeft w:val="640"/>
          <w:marRight w:val="0"/>
          <w:marTop w:val="0"/>
          <w:marBottom w:val="0"/>
          <w:divBdr>
            <w:top w:val="none" w:sz="0" w:space="0" w:color="auto"/>
            <w:left w:val="none" w:sz="0" w:space="0" w:color="auto"/>
            <w:bottom w:val="none" w:sz="0" w:space="0" w:color="auto"/>
            <w:right w:val="none" w:sz="0" w:space="0" w:color="auto"/>
          </w:divBdr>
        </w:div>
        <w:div w:id="1242451366">
          <w:marLeft w:val="640"/>
          <w:marRight w:val="0"/>
          <w:marTop w:val="0"/>
          <w:marBottom w:val="0"/>
          <w:divBdr>
            <w:top w:val="none" w:sz="0" w:space="0" w:color="auto"/>
            <w:left w:val="none" w:sz="0" w:space="0" w:color="auto"/>
            <w:bottom w:val="none" w:sz="0" w:space="0" w:color="auto"/>
            <w:right w:val="none" w:sz="0" w:space="0" w:color="auto"/>
          </w:divBdr>
        </w:div>
        <w:div w:id="1309044964">
          <w:marLeft w:val="640"/>
          <w:marRight w:val="0"/>
          <w:marTop w:val="0"/>
          <w:marBottom w:val="0"/>
          <w:divBdr>
            <w:top w:val="none" w:sz="0" w:space="0" w:color="auto"/>
            <w:left w:val="none" w:sz="0" w:space="0" w:color="auto"/>
            <w:bottom w:val="none" w:sz="0" w:space="0" w:color="auto"/>
            <w:right w:val="none" w:sz="0" w:space="0" w:color="auto"/>
          </w:divBdr>
        </w:div>
        <w:div w:id="1315722448">
          <w:marLeft w:val="640"/>
          <w:marRight w:val="0"/>
          <w:marTop w:val="0"/>
          <w:marBottom w:val="0"/>
          <w:divBdr>
            <w:top w:val="none" w:sz="0" w:space="0" w:color="auto"/>
            <w:left w:val="none" w:sz="0" w:space="0" w:color="auto"/>
            <w:bottom w:val="none" w:sz="0" w:space="0" w:color="auto"/>
            <w:right w:val="none" w:sz="0" w:space="0" w:color="auto"/>
          </w:divBdr>
        </w:div>
        <w:div w:id="1331324242">
          <w:marLeft w:val="640"/>
          <w:marRight w:val="0"/>
          <w:marTop w:val="0"/>
          <w:marBottom w:val="0"/>
          <w:divBdr>
            <w:top w:val="none" w:sz="0" w:space="0" w:color="auto"/>
            <w:left w:val="none" w:sz="0" w:space="0" w:color="auto"/>
            <w:bottom w:val="none" w:sz="0" w:space="0" w:color="auto"/>
            <w:right w:val="none" w:sz="0" w:space="0" w:color="auto"/>
          </w:divBdr>
        </w:div>
        <w:div w:id="1435831805">
          <w:marLeft w:val="640"/>
          <w:marRight w:val="0"/>
          <w:marTop w:val="0"/>
          <w:marBottom w:val="0"/>
          <w:divBdr>
            <w:top w:val="none" w:sz="0" w:space="0" w:color="auto"/>
            <w:left w:val="none" w:sz="0" w:space="0" w:color="auto"/>
            <w:bottom w:val="none" w:sz="0" w:space="0" w:color="auto"/>
            <w:right w:val="none" w:sz="0" w:space="0" w:color="auto"/>
          </w:divBdr>
        </w:div>
        <w:div w:id="1470824474">
          <w:marLeft w:val="640"/>
          <w:marRight w:val="0"/>
          <w:marTop w:val="0"/>
          <w:marBottom w:val="0"/>
          <w:divBdr>
            <w:top w:val="none" w:sz="0" w:space="0" w:color="auto"/>
            <w:left w:val="none" w:sz="0" w:space="0" w:color="auto"/>
            <w:bottom w:val="none" w:sz="0" w:space="0" w:color="auto"/>
            <w:right w:val="none" w:sz="0" w:space="0" w:color="auto"/>
          </w:divBdr>
        </w:div>
        <w:div w:id="1493328119">
          <w:marLeft w:val="640"/>
          <w:marRight w:val="0"/>
          <w:marTop w:val="0"/>
          <w:marBottom w:val="0"/>
          <w:divBdr>
            <w:top w:val="none" w:sz="0" w:space="0" w:color="auto"/>
            <w:left w:val="none" w:sz="0" w:space="0" w:color="auto"/>
            <w:bottom w:val="none" w:sz="0" w:space="0" w:color="auto"/>
            <w:right w:val="none" w:sz="0" w:space="0" w:color="auto"/>
          </w:divBdr>
        </w:div>
        <w:div w:id="1522738815">
          <w:marLeft w:val="640"/>
          <w:marRight w:val="0"/>
          <w:marTop w:val="0"/>
          <w:marBottom w:val="0"/>
          <w:divBdr>
            <w:top w:val="none" w:sz="0" w:space="0" w:color="auto"/>
            <w:left w:val="none" w:sz="0" w:space="0" w:color="auto"/>
            <w:bottom w:val="none" w:sz="0" w:space="0" w:color="auto"/>
            <w:right w:val="none" w:sz="0" w:space="0" w:color="auto"/>
          </w:divBdr>
        </w:div>
        <w:div w:id="1625504254">
          <w:marLeft w:val="640"/>
          <w:marRight w:val="0"/>
          <w:marTop w:val="0"/>
          <w:marBottom w:val="0"/>
          <w:divBdr>
            <w:top w:val="none" w:sz="0" w:space="0" w:color="auto"/>
            <w:left w:val="none" w:sz="0" w:space="0" w:color="auto"/>
            <w:bottom w:val="none" w:sz="0" w:space="0" w:color="auto"/>
            <w:right w:val="none" w:sz="0" w:space="0" w:color="auto"/>
          </w:divBdr>
        </w:div>
        <w:div w:id="1637561083">
          <w:marLeft w:val="640"/>
          <w:marRight w:val="0"/>
          <w:marTop w:val="0"/>
          <w:marBottom w:val="0"/>
          <w:divBdr>
            <w:top w:val="none" w:sz="0" w:space="0" w:color="auto"/>
            <w:left w:val="none" w:sz="0" w:space="0" w:color="auto"/>
            <w:bottom w:val="none" w:sz="0" w:space="0" w:color="auto"/>
            <w:right w:val="none" w:sz="0" w:space="0" w:color="auto"/>
          </w:divBdr>
        </w:div>
        <w:div w:id="1663659954">
          <w:marLeft w:val="640"/>
          <w:marRight w:val="0"/>
          <w:marTop w:val="0"/>
          <w:marBottom w:val="0"/>
          <w:divBdr>
            <w:top w:val="none" w:sz="0" w:space="0" w:color="auto"/>
            <w:left w:val="none" w:sz="0" w:space="0" w:color="auto"/>
            <w:bottom w:val="none" w:sz="0" w:space="0" w:color="auto"/>
            <w:right w:val="none" w:sz="0" w:space="0" w:color="auto"/>
          </w:divBdr>
        </w:div>
        <w:div w:id="1673218261">
          <w:marLeft w:val="640"/>
          <w:marRight w:val="0"/>
          <w:marTop w:val="0"/>
          <w:marBottom w:val="0"/>
          <w:divBdr>
            <w:top w:val="none" w:sz="0" w:space="0" w:color="auto"/>
            <w:left w:val="none" w:sz="0" w:space="0" w:color="auto"/>
            <w:bottom w:val="none" w:sz="0" w:space="0" w:color="auto"/>
            <w:right w:val="none" w:sz="0" w:space="0" w:color="auto"/>
          </w:divBdr>
        </w:div>
        <w:div w:id="1685672245">
          <w:marLeft w:val="640"/>
          <w:marRight w:val="0"/>
          <w:marTop w:val="0"/>
          <w:marBottom w:val="0"/>
          <w:divBdr>
            <w:top w:val="none" w:sz="0" w:space="0" w:color="auto"/>
            <w:left w:val="none" w:sz="0" w:space="0" w:color="auto"/>
            <w:bottom w:val="none" w:sz="0" w:space="0" w:color="auto"/>
            <w:right w:val="none" w:sz="0" w:space="0" w:color="auto"/>
          </w:divBdr>
        </w:div>
        <w:div w:id="1728526048">
          <w:marLeft w:val="640"/>
          <w:marRight w:val="0"/>
          <w:marTop w:val="0"/>
          <w:marBottom w:val="0"/>
          <w:divBdr>
            <w:top w:val="none" w:sz="0" w:space="0" w:color="auto"/>
            <w:left w:val="none" w:sz="0" w:space="0" w:color="auto"/>
            <w:bottom w:val="none" w:sz="0" w:space="0" w:color="auto"/>
            <w:right w:val="none" w:sz="0" w:space="0" w:color="auto"/>
          </w:divBdr>
        </w:div>
        <w:div w:id="1753047005">
          <w:marLeft w:val="640"/>
          <w:marRight w:val="0"/>
          <w:marTop w:val="0"/>
          <w:marBottom w:val="0"/>
          <w:divBdr>
            <w:top w:val="none" w:sz="0" w:space="0" w:color="auto"/>
            <w:left w:val="none" w:sz="0" w:space="0" w:color="auto"/>
            <w:bottom w:val="none" w:sz="0" w:space="0" w:color="auto"/>
            <w:right w:val="none" w:sz="0" w:space="0" w:color="auto"/>
          </w:divBdr>
        </w:div>
        <w:div w:id="1857574744">
          <w:marLeft w:val="640"/>
          <w:marRight w:val="0"/>
          <w:marTop w:val="0"/>
          <w:marBottom w:val="0"/>
          <w:divBdr>
            <w:top w:val="none" w:sz="0" w:space="0" w:color="auto"/>
            <w:left w:val="none" w:sz="0" w:space="0" w:color="auto"/>
            <w:bottom w:val="none" w:sz="0" w:space="0" w:color="auto"/>
            <w:right w:val="none" w:sz="0" w:space="0" w:color="auto"/>
          </w:divBdr>
        </w:div>
        <w:div w:id="1872718831">
          <w:marLeft w:val="640"/>
          <w:marRight w:val="0"/>
          <w:marTop w:val="0"/>
          <w:marBottom w:val="0"/>
          <w:divBdr>
            <w:top w:val="none" w:sz="0" w:space="0" w:color="auto"/>
            <w:left w:val="none" w:sz="0" w:space="0" w:color="auto"/>
            <w:bottom w:val="none" w:sz="0" w:space="0" w:color="auto"/>
            <w:right w:val="none" w:sz="0" w:space="0" w:color="auto"/>
          </w:divBdr>
        </w:div>
        <w:div w:id="1875263154">
          <w:marLeft w:val="640"/>
          <w:marRight w:val="0"/>
          <w:marTop w:val="0"/>
          <w:marBottom w:val="0"/>
          <w:divBdr>
            <w:top w:val="none" w:sz="0" w:space="0" w:color="auto"/>
            <w:left w:val="none" w:sz="0" w:space="0" w:color="auto"/>
            <w:bottom w:val="none" w:sz="0" w:space="0" w:color="auto"/>
            <w:right w:val="none" w:sz="0" w:space="0" w:color="auto"/>
          </w:divBdr>
        </w:div>
        <w:div w:id="1925646772">
          <w:marLeft w:val="640"/>
          <w:marRight w:val="0"/>
          <w:marTop w:val="0"/>
          <w:marBottom w:val="0"/>
          <w:divBdr>
            <w:top w:val="none" w:sz="0" w:space="0" w:color="auto"/>
            <w:left w:val="none" w:sz="0" w:space="0" w:color="auto"/>
            <w:bottom w:val="none" w:sz="0" w:space="0" w:color="auto"/>
            <w:right w:val="none" w:sz="0" w:space="0" w:color="auto"/>
          </w:divBdr>
        </w:div>
        <w:div w:id="1940335406">
          <w:marLeft w:val="640"/>
          <w:marRight w:val="0"/>
          <w:marTop w:val="0"/>
          <w:marBottom w:val="0"/>
          <w:divBdr>
            <w:top w:val="none" w:sz="0" w:space="0" w:color="auto"/>
            <w:left w:val="none" w:sz="0" w:space="0" w:color="auto"/>
            <w:bottom w:val="none" w:sz="0" w:space="0" w:color="auto"/>
            <w:right w:val="none" w:sz="0" w:space="0" w:color="auto"/>
          </w:divBdr>
        </w:div>
        <w:div w:id="2008628182">
          <w:marLeft w:val="640"/>
          <w:marRight w:val="0"/>
          <w:marTop w:val="0"/>
          <w:marBottom w:val="0"/>
          <w:divBdr>
            <w:top w:val="none" w:sz="0" w:space="0" w:color="auto"/>
            <w:left w:val="none" w:sz="0" w:space="0" w:color="auto"/>
            <w:bottom w:val="none" w:sz="0" w:space="0" w:color="auto"/>
            <w:right w:val="none" w:sz="0" w:space="0" w:color="auto"/>
          </w:divBdr>
        </w:div>
        <w:div w:id="2018115708">
          <w:marLeft w:val="640"/>
          <w:marRight w:val="0"/>
          <w:marTop w:val="0"/>
          <w:marBottom w:val="0"/>
          <w:divBdr>
            <w:top w:val="none" w:sz="0" w:space="0" w:color="auto"/>
            <w:left w:val="none" w:sz="0" w:space="0" w:color="auto"/>
            <w:bottom w:val="none" w:sz="0" w:space="0" w:color="auto"/>
            <w:right w:val="none" w:sz="0" w:space="0" w:color="auto"/>
          </w:divBdr>
        </w:div>
        <w:div w:id="2079207497">
          <w:marLeft w:val="640"/>
          <w:marRight w:val="0"/>
          <w:marTop w:val="0"/>
          <w:marBottom w:val="0"/>
          <w:divBdr>
            <w:top w:val="none" w:sz="0" w:space="0" w:color="auto"/>
            <w:left w:val="none" w:sz="0" w:space="0" w:color="auto"/>
            <w:bottom w:val="none" w:sz="0" w:space="0" w:color="auto"/>
            <w:right w:val="none" w:sz="0" w:space="0" w:color="auto"/>
          </w:divBdr>
        </w:div>
        <w:div w:id="2082016644">
          <w:marLeft w:val="640"/>
          <w:marRight w:val="0"/>
          <w:marTop w:val="0"/>
          <w:marBottom w:val="0"/>
          <w:divBdr>
            <w:top w:val="none" w:sz="0" w:space="0" w:color="auto"/>
            <w:left w:val="none" w:sz="0" w:space="0" w:color="auto"/>
            <w:bottom w:val="none" w:sz="0" w:space="0" w:color="auto"/>
            <w:right w:val="none" w:sz="0" w:space="0" w:color="auto"/>
          </w:divBdr>
        </w:div>
        <w:div w:id="2083794671">
          <w:marLeft w:val="640"/>
          <w:marRight w:val="0"/>
          <w:marTop w:val="0"/>
          <w:marBottom w:val="0"/>
          <w:divBdr>
            <w:top w:val="none" w:sz="0" w:space="0" w:color="auto"/>
            <w:left w:val="none" w:sz="0" w:space="0" w:color="auto"/>
            <w:bottom w:val="none" w:sz="0" w:space="0" w:color="auto"/>
            <w:right w:val="none" w:sz="0" w:space="0" w:color="auto"/>
          </w:divBdr>
        </w:div>
        <w:div w:id="2087729329">
          <w:marLeft w:val="640"/>
          <w:marRight w:val="0"/>
          <w:marTop w:val="0"/>
          <w:marBottom w:val="0"/>
          <w:divBdr>
            <w:top w:val="none" w:sz="0" w:space="0" w:color="auto"/>
            <w:left w:val="none" w:sz="0" w:space="0" w:color="auto"/>
            <w:bottom w:val="none" w:sz="0" w:space="0" w:color="auto"/>
            <w:right w:val="none" w:sz="0" w:space="0" w:color="auto"/>
          </w:divBdr>
        </w:div>
        <w:div w:id="2097441008">
          <w:marLeft w:val="640"/>
          <w:marRight w:val="0"/>
          <w:marTop w:val="0"/>
          <w:marBottom w:val="0"/>
          <w:divBdr>
            <w:top w:val="none" w:sz="0" w:space="0" w:color="auto"/>
            <w:left w:val="none" w:sz="0" w:space="0" w:color="auto"/>
            <w:bottom w:val="none" w:sz="0" w:space="0" w:color="auto"/>
            <w:right w:val="none" w:sz="0" w:space="0" w:color="auto"/>
          </w:divBdr>
        </w:div>
        <w:div w:id="2144350106">
          <w:marLeft w:val="640"/>
          <w:marRight w:val="0"/>
          <w:marTop w:val="0"/>
          <w:marBottom w:val="0"/>
          <w:divBdr>
            <w:top w:val="none" w:sz="0" w:space="0" w:color="auto"/>
            <w:left w:val="none" w:sz="0" w:space="0" w:color="auto"/>
            <w:bottom w:val="none" w:sz="0" w:space="0" w:color="auto"/>
            <w:right w:val="none" w:sz="0" w:space="0" w:color="auto"/>
          </w:divBdr>
        </w:div>
      </w:divsChild>
    </w:div>
    <w:div w:id="1866211978">
      <w:marLeft w:val="640"/>
      <w:marRight w:val="0"/>
      <w:marTop w:val="0"/>
      <w:marBottom w:val="0"/>
      <w:divBdr>
        <w:top w:val="none" w:sz="0" w:space="0" w:color="auto"/>
        <w:left w:val="none" w:sz="0" w:space="0" w:color="auto"/>
        <w:bottom w:val="none" w:sz="0" w:space="0" w:color="auto"/>
        <w:right w:val="none" w:sz="0" w:space="0" w:color="auto"/>
      </w:divBdr>
    </w:div>
    <w:div w:id="1872376507">
      <w:marLeft w:val="640"/>
      <w:marRight w:val="0"/>
      <w:marTop w:val="0"/>
      <w:marBottom w:val="0"/>
      <w:divBdr>
        <w:top w:val="none" w:sz="0" w:space="0" w:color="auto"/>
        <w:left w:val="none" w:sz="0" w:space="0" w:color="auto"/>
        <w:bottom w:val="none" w:sz="0" w:space="0" w:color="auto"/>
        <w:right w:val="none" w:sz="0" w:space="0" w:color="auto"/>
      </w:divBdr>
    </w:div>
    <w:div w:id="1872912220">
      <w:marLeft w:val="640"/>
      <w:marRight w:val="0"/>
      <w:marTop w:val="0"/>
      <w:marBottom w:val="0"/>
      <w:divBdr>
        <w:top w:val="none" w:sz="0" w:space="0" w:color="auto"/>
        <w:left w:val="none" w:sz="0" w:space="0" w:color="auto"/>
        <w:bottom w:val="none" w:sz="0" w:space="0" w:color="auto"/>
        <w:right w:val="none" w:sz="0" w:space="0" w:color="auto"/>
      </w:divBdr>
    </w:div>
    <w:div w:id="1875069845">
      <w:bodyDiv w:val="1"/>
      <w:marLeft w:val="0"/>
      <w:marRight w:val="0"/>
      <w:marTop w:val="0"/>
      <w:marBottom w:val="0"/>
      <w:divBdr>
        <w:top w:val="none" w:sz="0" w:space="0" w:color="auto"/>
        <w:left w:val="none" w:sz="0" w:space="0" w:color="auto"/>
        <w:bottom w:val="none" w:sz="0" w:space="0" w:color="auto"/>
        <w:right w:val="none" w:sz="0" w:space="0" w:color="auto"/>
      </w:divBdr>
      <w:divsChild>
        <w:div w:id="416483959">
          <w:marLeft w:val="0"/>
          <w:marRight w:val="0"/>
          <w:marTop w:val="0"/>
          <w:marBottom w:val="0"/>
          <w:divBdr>
            <w:top w:val="none" w:sz="0" w:space="0" w:color="auto"/>
            <w:left w:val="none" w:sz="0" w:space="0" w:color="auto"/>
            <w:bottom w:val="none" w:sz="0" w:space="0" w:color="auto"/>
            <w:right w:val="none" w:sz="0" w:space="0" w:color="auto"/>
          </w:divBdr>
          <w:divsChild>
            <w:div w:id="2138258667">
              <w:marLeft w:val="0"/>
              <w:marRight w:val="0"/>
              <w:marTop w:val="0"/>
              <w:marBottom w:val="0"/>
              <w:divBdr>
                <w:top w:val="none" w:sz="0" w:space="0" w:color="auto"/>
                <w:left w:val="none" w:sz="0" w:space="0" w:color="auto"/>
                <w:bottom w:val="none" w:sz="0" w:space="0" w:color="auto"/>
                <w:right w:val="none" w:sz="0" w:space="0" w:color="auto"/>
              </w:divBdr>
              <w:divsChild>
                <w:div w:id="70753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351344">
      <w:marLeft w:val="640"/>
      <w:marRight w:val="0"/>
      <w:marTop w:val="0"/>
      <w:marBottom w:val="0"/>
      <w:divBdr>
        <w:top w:val="none" w:sz="0" w:space="0" w:color="auto"/>
        <w:left w:val="none" w:sz="0" w:space="0" w:color="auto"/>
        <w:bottom w:val="none" w:sz="0" w:space="0" w:color="auto"/>
        <w:right w:val="none" w:sz="0" w:space="0" w:color="auto"/>
      </w:divBdr>
    </w:div>
    <w:div w:id="1877573439">
      <w:marLeft w:val="640"/>
      <w:marRight w:val="0"/>
      <w:marTop w:val="0"/>
      <w:marBottom w:val="0"/>
      <w:divBdr>
        <w:top w:val="none" w:sz="0" w:space="0" w:color="auto"/>
        <w:left w:val="none" w:sz="0" w:space="0" w:color="auto"/>
        <w:bottom w:val="none" w:sz="0" w:space="0" w:color="auto"/>
        <w:right w:val="none" w:sz="0" w:space="0" w:color="auto"/>
      </w:divBdr>
    </w:div>
    <w:div w:id="1878884294">
      <w:marLeft w:val="640"/>
      <w:marRight w:val="0"/>
      <w:marTop w:val="0"/>
      <w:marBottom w:val="0"/>
      <w:divBdr>
        <w:top w:val="none" w:sz="0" w:space="0" w:color="auto"/>
        <w:left w:val="none" w:sz="0" w:space="0" w:color="auto"/>
        <w:bottom w:val="none" w:sz="0" w:space="0" w:color="auto"/>
        <w:right w:val="none" w:sz="0" w:space="0" w:color="auto"/>
      </w:divBdr>
    </w:div>
    <w:div w:id="1887598110">
      <w:marLeft w:val="640"/>
      <w:marRight w:val="0"/>
      <w:marTop w:val="0"/>
      <w:marBottom w:val="0"/>
      <w:divBdr>
        <w:top w:val="none" w:sz="0" w:space="0" w:color="auto"/>
        <w:left w:val="none" w:sz="0" w:space="0" w:color="auto"/>
        <w:bottom w:val="none" w:sz="0" w:space="0" w:color="auto"/>
        <w:right w:val="none" w:sz="0" w:space="0" w:color="auto"/>
      </w:divBdr>
    </w:div>
    <w:div w:id="1889996410">
      <w:marLeft w:val="640"/>
      <w:marRight w:val="0"/>
      <w:marTop w:val="0"/>
      <w:marBottom w:val="0"/>
      <w:divBdr>
        <w:top w:val="none" w:sz="0" w:space="0" w:color="auto"/>
        <w:left w:val="none" w:sz="0" w:space="0" w:color="auto"/>
        <w:bottom w:val="none" w:sz="0" w:space="0" w:color="auto"/>
        <w:right w:val="none" w:sz="0" w:space="0" w:color="auto"/>
      </w:divBdr>
    </w:div>
    <w:div w:id="1891989610">
      <w:marLeft w:val="640"/>
      <w:marRight w:val="0"/>
      <w:marTop w:val="0"/>
      <w:marBottom w:val="0"/>
      <w:divBdr>
        <w:top w:val="none" w:sz="0" w:space="0" w:color="auto"/>
        <w:left w:val="none" w:sz="0" w:space="0" w:color="auto"/>
        <w:bottom w:val="none" w:sz="0" w:space="0" w:color="auto"/>
        <w:right w:val="none" w:sz="0" w:space="0" w:color="auto"/>
      </w:divBdr>
    </w:div>
    <w:div w:id="1894661560">
      <w:marLeft w:val="640"/>
      <w:marRight w:val="0"/>
      <w:marTop w:val="0"/>
      <w:marBottom w:val="0"/>
      <w:divBdr>
        <w:top w:val="none" w:sz="0" w:space="0" w:color="auto"/>
        <w:left w:val="none" w:sz="0" w:space="0" w:color="auto"/>
        <w:bottom w:val="none" w:sz="0" w:space="0" w:color="auto"/>
        <w:right w:val="none" w:sz="0" w:space="0" w:color="auto"/>
      </w:divBdr>
    </w:div>
    <w:div w:id="1896115550">
      <w:bodyDiv w:val="1"/>
      <w:marLeft w:val="0"/>
      <w:marRight w:val="0"/>
      <w:marTop w:val="0"/>
      <w:marBottom w:val="0"/>
      <w:divBdr>
        <w:top w:val="none" w:sz="0" w:space="0" w:color="auto"/>
        <w:left w:val="none" w:sz="0" w:space="0" w:color="auto"/>
        <w:bottom w:val="none" w:sz="0" w:space="0" w:color="auto"/>
        <w:right w:val="none" w:sz="0" w:space="0" w:color="auto"/>
      </w:divBdr>
      <w:divsChild>
        <w:div w:id="1215316069">
          <w:marLeft w:val="0"/>
          <w:marRight w:val="0"/>
          <w:marTop w:val="0"/>
          <w:marBottom w:val="0"/>
          <w:divBdr>
            <w:top w:val="none" w:sz="0" w:space="0" w:color="auto"/>
            <w:left w:val="none" w:sz="0" w:space="0" w:color="auto"/>
            <w:bottom w:val="none" w:sz="0" w:space="0" w:color="auto"/>
            <w:right w:val="none" w:sz="0" w:space="0" w:color="auto"/>
          </w:divBdr>
          <w:divsChild>
            <w:div w:id="813839282">
              <w:marLeft w:val="0"/>
              <w:marRight w:val="0"/>
              <w:marTop w:val="0"/>
              <w:marBottom w:val="0"/>
              <w:divBdr>
                <w:top w:val="none" w:sz="0" w:space="0" w:color="auto"/>
                <w:left w:val="none" w:sz="0" w:space="0" w:color="auto"/>
                <w:bottom w:val="none" w:sz="0" w:space="0" w:color="auto"/>
                <w:right w:val="none" w:sz="0" w:space="0" w:color="auto"/>
              </w:divBdr>
              <w:divsChild>
                <w:div w:id="198843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066957">
      <w:bodyDiv w:val="1"/>
      <w:marLeft w:val="0"/>
      <w:marRight w:val="0"/>
      <w:marTop w:val="0"/>
      <w:marBottom w:val="0"/>
      <w:divBdr>
        <w:top w:val="none" w:sz="0" w:space="0" w:color="auto"/>
        <w:left w:val="none" w:sz="0" w:space="0" w:color="auto"/>
        <w:bottom w:val="none" w:sz="0" w:space="0" w:color="auto"/>
        <w:right w:val="none" w:sz="0" w:space="0" w:color="auto"/>
      </w:divBdr>
    </w:div>
    <w:div w:id="1906718125">
      <w:marLeft w:val="640"/>
      <w:marRight w:val="0"/>
      <w:marTop w:val="0"/>
      <w:marBottom w:val="0"/>
      <w:divBdr>
        <w:top w:val="none" w:sz="0" w:space="0" w:color="auto"/>
        <w:left w:val="none" w:sz="0" w:space="0" w:color="auto"/>
        <w:bottom w:val="none" w:sz="0" w:space="0" w:color="auto"/>
        <w:right w:val="none" w:sz="0" w:space="0" w:color="auto"/>
      </w:divBdr>
    </w:div>
    <w:div w:id="1906866107">
      <w:marLeft w:val="640"/>
      <w:marRight w:val="0"/>
      <w:marTop w:val="0"/>
      <w:marBottom w:val="0"/>
      <w:divBdr>
        <w:top w:val="none" w:sz="0" w:space="0" w:color="auto"/>
        <w:left w:val="none" w:sz="0" w:space="0" w:color="auto"/>
        <w:bottom w:val="none" w:sz="0" w:space="0" w:color="auto"/>
        <w:right w:val="none" w:sz="0" w:space="0" w:color="auto"/>
      </w:divBdr>
    </w:div>
    <w:div w:id="1908878021">
      <w:marLeft w:val="640"/>
      <w:marRight w:val="0"/>
      <w:marTop w:val="0"/>
      <w:marBottom w:val="0"/>
      <w:divBdr>
        <w:top w:val="none" w:sz="0" w:space="0" w:color="auto"/>
        <w:left w:val="none" w:sz="0" w:space="0" w:color="auto"/>
        <w:bottom w:val="none" w:sz="0" w:space="0" w:color="auto"/>
        <w:right w:val="none" w:sz="0" w:space="0" w:color="auto"/>
      </w:divBdr>
    </w:div>
    <w:div w:id="1917011400">
      <w:marLeft w:val="640"/>
      <w:marRight w:val="0"/>
      <w:marTop w:val="0"/>
      <w:marBottom w:val="0"/>
      <w:divBdr>
        <w:top w:val="none" w:sz="0" w:space="0" w:color="auto"/>
        <w:left w:val="none" w:sz="0" w:space="0" w:color="auto"/>
        <w:bottom w:val="none" w:sz="0" w:space="0" w:color="auto"/>
        <w:right w:val="none" w:sz="0" w:space="0" w:color="auto"/>
      </w:divBdr>
    </w:div>
    <w:div w:id="1918320461">
      <w:marLeft w:val="640"/>
      <w:marRight w:val="0"/>
      <w:marTop w:val="0"/>
      <w:marBottom w:val="0"/>
      <w:divBdr>
        <w:top w:val="none" w:sz="0" w:space="0" w:color="auto"/>
        <w:left w:val="none" w:sz="0" w:space="0" w:color="auto"/>
        <w:bottom w:val="none" w:sz="0" w:space="0" w:color="auto"/>
        <w:right w:val="none" w:sz="0" w:space="0" w:color="auto"/>
      </w:divBdr>
    </w:div>
    <w:div w:id="1923368479">
      <w:marLeft w:val="640"/>
      <w:marRight w:val="0"/>
      <w:marTop w:val="0"/>
      <w:marBottom w:val="0"/>
      <w:divBdr>
        <w:top w:val="none" w:sz="0" w:space="0" w:color="auto"/>
        <w:left w:val="none" w:sz="0" w:space="0" w:color="auto"/>
        <w:bottom w:val="none" w:sz="0" w:space="0" w:color="auto"/>
        <w:right w:val="none" w:sz="0" w:space="0" w:color="auto"/>
      </w:divBdr>
    </w:div>
    <w:div w:id="1924293654">
      <w:marLeft w:val="640"/>
      <w:marRight w:val="0"/>
      <w:marTop w:val="0"/>
      <w:marBottom w:val="0"/>
      <w:divBdr>
        <w:top w:val="none" w:sz="0" w:space="0" w:color="auto"/>
        <w:left w:val="none" w:sz="0" w:space="0" w:color="auto"/>
        <w:bottom w:val="none" w:sz="0" w:space="0" w:color="auto"/>
        <w:right w:val="none" w:sz="0" w:space="0" w:color="auto"/>
      </w:divBdr>
    </w:div>
    <w:div w:id="1928226528">
      <w:marLeft w:val="640"/>
      <w:marRight w:val="0"/>
      <w:marTop w:val="0"/>
      <w:marBottom w:val="0"/>
      <w:divBdr>
        <w:top w:val="none" w:sz="0" w:space="0" w:color="auto"/>
        <w:left w:val="none" w:sz="0" w:space="0" w:color="auto"/>
        <w:bottom w:val="none" w:sz="0" w:space="0" w:color="auto"/>
        <w:right w:val="none" w:sz="0" w:space="0" w:color="auto"/>
      </w:divBdr>
    </w:div>
    <w:div w:id="1932466410">
      <w:marLeft w:val="640"/>
      <w:marRight w:val="0"/>
      <w:marTop w:val="0"/>
      <w:marBottom w:val="0"/>
      <w:divBdr>
        <w:top w:val="none" w:sz="0" w:space="0" w:color="auto"/>
        <w:left w:val="none" w:sz="0" w:space="0" w:color="auto"/>
        <w:bottom w:val="none" w:sz="0" w:space="0" w:color="auto"/>
        <w:right w:val="none" w:sz="0" w:space="0" w:color="auto"/>
      </w:divBdr>
    </w:div>
    <w:div w:id="1935556504">
      <w:marLeft w:val="640"/>
      <w:marRight w:val="0"/>
      <w:marTop w:val="0"/>
      <w:marBottom w:val="0"/>
      <w:divBdr>
        <w:top w:val="none" w:sz="0" w:space="0" w:color="auto"/>
        <w:left w:val="none" w:sz="0" w:space="0" w:color="auto"/>
        <w:bottom w:val="none" w:sz="0" w:space="0" w:color="auto"/>
        <w:right w:val="none" w:sz="0" w:space="0" w:color="auto"/>
      </w:divBdr>
    </w:div>
    <w:div w:id="1939095732">
      <w:marLeft w:val="640"/>
      <w:marRight w:val="0"/>
      <w:marTop w:val="0"/>
      <w:marBottom w:val="0"/>
      <w:divBdr>
        <w:top w:val="none" w:sz="0" w:space="0" w:color="auto"/>
        <w:left w:val="none" w:sz="0" w:space="0" w:color="auto"/>
        <w:bottom w:val="none" w:sz="0" w:space="0" w:color="auto"/>
        <w:right w:val="none" w:sz="0" w:space="0" w:color="auto"/>
      </w:divBdr>
    </w:div>
    <w:div w:id="1941257522">
      <w:marLeft w:val="640"/>
      <w:marRight w:val="0"/>
      <w:marTop w:val="0"/>
      <w:marBottom w:val="0"/>
      <w:divBdr>
        <w:top w:val="none" w:sz="0" w:space="0" w:color="auto"/>
        <w:left w:val="none" w:sz="0" w:space="0" w:color="auto"/>
        <w:bottom w:val="none" w:sz="0" w:space="0" w:color="auto"/>
        <w:right w:val="none" w:sz="0" w:space="0" w:color="auto"/>
      </w:divBdr>
    </w:div>
    <w:div w:id="1941984011">
      <w:marLeft w:val="640"/>
      <w:marRight w:val="0"/>
      <w:marTop w:val="0"/>
      <w:marBottom w:val="0"/>
      <w:divBdr>
        <w:top w:val="none" w:sz="0" w:space="0" w:color="auto"/>
        <w:left w:val="none" w:sz="0" w:space="0" w:color="auto"/>
        <w:bottom w:val="none" w:sz="0" w:space="0" w:color="auto"/>
        <w:right w:val="none" w:sz="0" w:space="0" w:color="auto"/>
      </w:divBdr>
    </w:div>
    <w:div w:id="1945191972">
      <w:marLeft w:val="640"/>
      <w:marRight w:val="0"/>
      <w:marTop w:val="0"/>
      <w:marBottom w:val="0"/>
      <w:divBdr>
        <w:top w:val="none" w:sz="0" w:space="0" w:color="auto"/>
        <w:left w:val="none" w:sz="0" w:space="0" w:color="auto"/>
        <w:bottom w:val="none" w:sz="0" w:space="0" w:color="auto"/>
        <w:right w:val="none" w:sz="0" w:space="0" w:color="auto"/>
      </w:divBdr>
    </w:div>
    <w:div w:id="1950429475">
      <w:marLeft w:val="640"/>
      <w:marRight w:val="0"/>
      <w:marTop w:val="0"/>
      <w:marBottom w:val="0"/>
      <w:divBdr>
        <w:top w:val="none" w:sz="0" w:space="0" w:color="auto"/>
        <w:left w:val="none" w:sz="0" w:space="0" w:color="auto"/>
        <w:bottom w:val="none" w:sz="0" w:space="0" w:color="auto"/>
        <w:right w:val="none" w:sz="0" w:space="0" w:color="auto"/>
      </w:divBdr>
    </w:div>
    <w:div w:id="1953590667">
      <w:marLeft w:val="640"/>
      <w:marRight w:val="0"/>
      <w:marTop w:val="0"/>
      <w:marBottom w:val="0"/>
      <w:divBdr>
        <w:top w:val="none" w:sz="0" w:space="0" w:color="auto"/>
        <w:left w:val="none" w:sz="0" w:space="0" w:color="auto"/>
        <w:bottom w:val="none" w:sz="0" w:space="0" w:color="auto"/>
        <w:right w:val="none" w:sz="0" w:space="0" w:color="auto"/>
      </w:divBdr>
    </w:div>
    <w:div w:id="1954286089">
      <w:marLeft w:val="640"/>
      <w:marRight w:val="0"/>
      <w:marTop w:val="0"/>
      <w:marBottom w:val="0"/>
      <w:divBdr>
        <w:top w:val="none" w:sz="0" w:space="0" w:color="auto"/>
        <w:left w:val="none" w:sz="0" w:space="0" w:color="auto"/>
        <w:bottom w:val="none" w:sz="0" w:space="0" w:color="auto"/>
        <w:right w:val="none" w:sz="0" w:space="0" w:color="auto"/>
      </w:divBdr>
    </w:div>
    <w:div w:id="1962373086">
      <w:marLeft w:val="640"/>
      <w:marRight w:val="0"/>
      <w:marTop w:val="0"/>
      <w:marBottom w:val="0"/>
      <w:divBdr>
        <w:top w:val="none" w:sz="0" w:space="0" w:color="auto"/>
        <w:left w:val="none" w:sz="0" w:space="0" w:color="auto"/>
        <w:bottom w:val="none" w:sz="0" w:space="0" w:color="auto"/>
        <w:right w:val="none" w:sz="0" w:space="0" w:color="auto"/>
      </w:divBdr>
    </w:div>
    <w:div w:id="1963147863">
      <w:marLeft w:val="640"/>
      <w:marRight w:val="0"/>
      <w:marTop w:val="0"/>
      <w:marBottom w:val="0"/>
      <w:divBdr>
        <w:top w:val="none" w:sz="0" w:space="0" w:color="auto"/>
        <w:left w:val="none" w:sz="0" w:space="0" w:color="auto"/>
        <w:bottom w:val="none" w:sz="0" w:space="0" w:color="auto"/>
        <w:right w:val="none" w:sz="0" w:space="0" w:color="auto"/>
      </w:divBdr>
    </w:div>
    <w:div w:id="1967159549">
      <w:marLeft w:val="640"/>
      <w:marRight w:val="0"/>
      <w:marTop w:val="0"/>
      <w:marBottom w:val="0"/>
      <w:divBdr>
        <w:top w:val="none" w:sz="0" w:space="0" w:color="auto"/>
        <w:left w:val="none" w:sz="0" w:space="0" w:color="auto"/>
        <w:bottom w:val="none" w:sz="0" w:space="0" w:color="auto"/>
        <w:right w:val="none" w:sz="0" w:space="0" w:color="auto"/>
      </w:divBdr>
    </w:div>
    <w:div w:id="1969163661">
      <w:marLeft w:val="640"/>
      <w:marRight w:val="0"/>
      <w:marTop w:val="0"/>
      <w:marBottom w:val="0"/>
      <w:divBdr>
        <w:top w:val="none" w:sz="0" w:space="0" w:color="auto"/>
        <w:left w:val="none" w:sz="0" w:space="0" w:color="auto"/>
        <w:bottom w:val="none" w:sz="0" w:space="0" w:color="auto"/>
        <w:right w:val="none" w:sz="0" w:space="0" w:color="auto"/>
      </w:divBdr>
    </w:div>
    <w:div w:id="1970431773">
      <w:marLeft w:val="640"/>
      <w:marRight w:val="0"/>
      <w:marTop w:val="0"/>
      <w:marBottom w:val="0"/>
      <w:divBdr>
        <w:top w:val="none" w:sz="0" w:space="0" w:color="auto"/>
        <w:left w:val="none" w:sz="0" w:space="0" w:color="auto"/>
        <w:bottom w:val="none" w:sz="0" w:space="0" w:color="auto"/>
        <w:right w:val="none" w:sz="0" w:space="0" w:color="auto"/>
      </w:divBdr>
    </w:div>
    <w:div w:id="1971134413">
      <w:marLeft w:val="640"/>
      <w:marRight w:val="0"/>
      <w:marTop w:val="0"/>
      <w:marBottom w:val="0"/>
      <w:divBdr>
        <w:top w:val="none" w:sz="0" w:space="0" w:color="auto"/>
        <w:left w:val="none" w:sz="0" w:space="0" w:color="auto"/>
        <w:bottom w:val="none" w:sz="0" w:space="0" w:color="auto"/>
        <w:right w:val="none" w:sz="0" w:space="0" w:color="auto"/>
      </w:divBdr>
    </w:div>
    <w:div w:id="1978295806">
      <w:marLeft w:val="640"/>
      <w:marRight w:val="0"/>
      <w:marTop w:val="0"/>
      <w:marBottom w:val="0"/>
      <w:divBdr>
        <w:top w:val="none" w:sz="0" w:space="0" w:color="auto"/>
        <w:left w:val="none" w:sz="0" w:space="0" w:color="auto"/>
        <w:bottom w:val="none" w:sz="0" w:space="0" w:color="auto"/>
        <w:right w:val="none" w:sz="0" w:space="0" w:color="auto"/>
      </w:divBdr>
    </w:div>
    <w:div w:id="1984045335">
      <w:marLeft w:val="640"/>
      <w:marRight w:val="0"/>
      <w:marTop w:val="0"/>
      <w:marBottom w:val="0"/>
      <w:divBdr>
        <w:top w:val="none" w:sz="0" w:space="0" w:color="auto"/>
        <w:left w:val="none" w:sz="0" w:space="0" w:color="auto"/>
        <w:bottom w:val="none" w:sz="0" w:space="0" w:color="auto"/>
        <w:right w:val="none" w:sz="0" w:space="0" w:color="auto"/>
      </w:divBdr>
    </w:div>
    <w:div w:id="1985546524">
      <w:marLeft w:val="640"/>
      <w:marRight w:val="0"/>
      <w:marTop w:val="0"/>
      <w:marBottom w:val="0"/>
      <w:divBdr>
        <w:top w:val="none" w:sz="0" w:space="0" w:color="auto"/>
        <w:left w:val="none" w:sz="0" w:space="0" w:color="auto"/>
        <w:bottom w:val="none" w:sz="0" w:space="0" w:color="auto"/>
        <w:right w:val="none" w:sz="0" w:space="0" w:color="auto"/>
      </w:divBdr>
    </w:div>
    <w:div w:id="1987660338">
      <w:marLeft w:val="640"/>
      <w:marRight w:val="0"/>
      <w:marTop w:val="0"/>
      <w:marBottom w:val="0"/>
      <w:divBdr>
        <w:top w:val="none" w:sz="0" w:space="0" w:color="auto"/>
        <w:left w:val="none" w:sz="0" w:space="0" w:color="auto"/>
        <w:bottom w:val="none" w:sz="0" w:space="0" w:color="auto"/>
        <w:right w:val="none" w:sz="0" w:space="0" w:color="auto"/>
      </w:divBdr>
    </w:div>
    <w:div w:id="1990672928">
      <w:marLeft w:val="640"/>
      <w:marRight w:val="0"/>
      <w:marTop w:val="0"/>
      <w:marBottom w:val="0"/>
      <w:divBdr>
        <w:top w:val="none" w:sz="0" w:space="0" w:color="auto"/>
        <w:left w:val="none" w:sz="0" w:space="0" w:color="auto"/>
        <w:bottom w:val="none" w:sz="0" w:space="0" w:color="auto"/>
        <w:right w:val="none" w:sz="0" w:space="0" w:color="auto"/>
      </w:divBdr>
    </w:div>
    <w:div w:id="1991130286">
      <w:bodyDiv w:val="1"/>
      <w:marLeft w:val="0"/>
      <w:marRight w:val="0"/>
      <w:marTop w:val="0"/>
      <w:marBottom w:val="0"/>
      <w:divBdr>
        <w:top w:val="none" w:sz="0" w:space="0" w:color="auto"/>
        <w:left w:val="none" w:sz="0" w:space="0" w:color="auto"/>
        <w:bottom w:val="none" w:sz="0" w:space="0" w:color="auto"/>
        <w:right w:val="none" w:sz="0" w:space="0" w:color="auto"/>
      </w:divBdr>
      <w:divsChild>
        <w:div w:id="1787933">
          <w:marLeft w:val="640"/>
          <w:marRight w:val="0"/>
          <w:marTop w:val="0"/>
          <w:marBottom w:val="0"/>
          <w:divBdr>
            <w:top w:val="none" w:sz="0" w:space="0" w:color="auto"/>
            <w:left w:val="none" w:sz="0" w:space="0" w:color="auto"/>
            <w:bottom w:val="none" w:sz="0" w:space="0" w:color="auto"/>
            <w:right w:val="none" w:sz="0" w:space="0" w:color="auto"/>
          </w:divBdr>
        </w:div>
        <w:div w:id="52853819">
          <w:marLeft w:val="640"/>
          <w:marRight w:val="0"/>
          <w:marTop w:val="0"/>
          <w:marBottom w:val="0"/>
          <w:divBdr>
            <w:top w:val="none" w:sz="0" w:space="0" w:color="auto"/>
            <w:left w:val="none" w:sz="0" w:space="0" w:color="auto"/>
            <w:bottom w:val="none" w:sz="0" w:space="0" w:color="auto"/>
            <w:right w:val="none" w:sz="0" w:space="0" w:color="auto"/>
          </w:divBdr>
        </w:div>
        <w:div w:id="61605312">
          <w:marLeft w:val="640"/>
          <w:marRight w:val="0"/>
          <w:marTop w:val="0"/>
          <w:marBottom w:val="0"/>
          <w:divBdr>
            <w:top w:val="none" w:sz="0" w:space="0" w:color="auto"/>
            <w:left w:val="none" w:sz="0" w:space="0" w:color="auto"/>
            <w:bottom w:val="none" w:sz="0" w:space="0" w:color="auto"/>
            <w:right w:val="none" w:sz="0" w:space="0" w:color="auto"/>
          </w:divBdr>
        </w:div>
        <w:div w:id="75324867">
          <w:marLeft w:val="640"/>
          <w:marRight w:val="0"/>
          <w:marTop w:val="0"/>
          <w:marBottom w:val="0"/>
          <w:divBdr>
            <w:top w:val="none" w:sz="0" w:space="0" w:color="auto"/>
            <w:left w:val="none" w:sz="0" w:space="0" w:color="auto"/>
            <w:bottom w:val="none" w:sz="0" w:space="0" w:color="auto"/>
            <w:right w:val="none" w:sz="0" w:space="0" w:color="auto"/>
          </w:divBdr>
        </w:div>
        <w:div w:id="78403858">
          <w:marLeft w:val="640"/>
          <w:marRight w:val="0"/>
          <w:marTop w:val="0"/>
          <w:marBottom w:val="0"/>
          <w:divBdr>
            <w:top w:val="none" w:sz="0" w:space="0" w:color="auto"/>
            <w:left w:val="none" w:sz="0" w:space="0" w:color="auto"/>
            <w:bottom w:val="none" w:sz="0" w:space="0" w:color="auto"/>
            <w:right w:val="none" w:sz="0" w:space="0" w:color="auto"/>
          </w:divBdr>
        </w:div>
        <w:div w:id="102112955">
          <w:marLeft w:val="640"/>
          <w:marRight w:val="0"/>
          <w:marTop w:val="0"/>
          <w:marBottom w:val="0"/>
          <w:divBdr>
            <w:top w:val="none" w:sz="0" w:space="0" w:color="auto"/>
            <w:left w:val="none" w:sz="0" w:space="0" w:color="auto"/>
            <w:bottom w:val="none" w:sz="0" w:space="0" w:color="auto"/>
            <w:right w:val="none" w:sz="0" w:space="0" w:color="auto"/>
          </w:divBdr>
        </w:div>
        <w:div w:id="138350174">
          <w:marLeft w:val="640"/>
          <w:marRight w:val="0"/>
          <w:marTop w:val="0"/>
          <w:marBottom w:val="0"/>
          <w:divBdr>
            <w:top w:val="none" w:sz="0" w:space="0" w:color="auto"/>
            <w:left w:val="none" w:sz="0" w:space="0" w:color="auto"/>
            <w:bottom w:val="none" w:sz="0" w:space="0" w:color="auto"/>
            <w:right w:val="none" w:sz="0" w:space="0" w:color="auto"/>
          </w:divBdr>
        </w:div>
        <w:div w:id="189689380">
          <w:marLeft w:val="640"/>
          <w:marRight w:val="0"/>
          <w:marTop w:val="0"/>
          <w:marBottom w:val="0"/>
          <w:divBdr>
            <w:top w:val="none" w:sz="0" w:space="0" w:color="auto"/>
            <w:left w:val="none" w:sz="0" w:space="0" w:color="auto"/>
            <w:bottom w:val="none" w:sz="0" w:space="0" w:color="auto"/>
            <w:right w:val="none" w:sz="0" w:space="0" w:color="auto"/>
          </w:divBdr>
        </w:div>
        <w:div w:id="233205049">
          <w:marLeft w:val="640"/>
          <w:marRight w:val="0"/>
          <w:marTop w:val="0"/>
          <w:marBottom w:val="0"/>
          <w:divBdr>
            <w:top w:val="none" w:sz="0" w:space="0" w:color="auto"/>
            <w:left w:val="none" w:sz="0" w:space="0" w:color="auto"/>
            <w:bottom w:val="none" w:sz="0" w:space="0" w:color="auto"/>
            <w:right w:val="none" w:sz="0" w:space="0" w:color="auto"/>
          </w:divBdr>
        </w:div>
        <w:div w:id="249043628">
          <w:marLeft w:val="640"/>
          <w:marRight w:val="0"/>
          <w:marTop w:val="0"/>
          <w:marBottom w:val="0"/>
          <w:divBdr>
            <w:top w:val="none" w:sz="0" w:space="0" w:color="auto"/>
            <w:left w:val="none" w:sz="0" w:space="0" w:color="auto"/>
            <w:bottom w:val="none" w:sz="0" w:space="0" w:color="auto"/>
            <w:right w:val="none" w:sz="0" w:space="0" w:color="auto"/>
          </w:divBdr>
        </w:div>
        <w:div w:id="262883561">
          <w:marLeft w:val="640"/>
          <w:marRight w:val="0"/>
          <w:marTop w:val="0"/>
          <w:marBottom w:val="0"/>
          <w:divBdr>
            <w:top w:val="none" w:sz="0" w:space="0" w:color="auto"/>
            <w:left w:val="none" w:sz="0" w:space="0" w:color="auto"/>
            <w:bottom w:val="none" w:sz="0" w:space="0" w:color="auto"/>
            <w:right w:val="none" w:sz="0" w:space="0" w:color="auto"/>
          </w:divBdr>
        </w:div>
        <w:div w:id="266666537">
          <w:marLeft w:val="640"/>
          <w:marRight w:val="0"/>
          <w:marTop w:val="0"/>
          <w:marBottom w:val="0"/>
          <w:divBdr>
            <w:top w:val="none" w:sz="0" w:space="0" w:color="auto"/>
            <w:left w:val="none" w:sz="0" w:space="0" w:color="auto"/>
            <w:bottom w:val="none" w:sz="0" w:space="0" w:color="auto"/>
            <w:right w:val="none" w:sz="0" w:space="0" w:color="auto"/>
          </w:divBdr>
        </w:div>
        <w:div w:id="337656157">
          <w:marLeft w:val="640"/>
          <w:marRight w:val="0"/>
          <w:marTop w:val="0"/>
          <w:marBottom w:val="0"/>
          <w:divBdr>
            <w:top w:val="none" w:sz="0" w:space="0" w:color="auto"/>
            <w:left w:val="none" w:sz="0" w:space="0" w:color="auto"/>
            <w:bottom w:val="none" w:sz="0" w:space="0" w:color="auto"/>
            <w:right w:val="none" w:sz="0" w:space="0" w:color="auto"/>
          </w:divBdr>
        </w:div>
        <w:div w:id="351105632">
          <w:marLeft w:val="640"/>
          <w:marRight w:val="0"/>
          <w:marTop w:val="0"/>
          <w:marBottom w:val="0"/>
          <w:divBdr>
            <w:top w:val="none" w:sz="0" w:space="0" w:color="auto"/>
            <w:left w:val="none" w:sz="0" w:space="0" w:color="auto"/>
            <w:bottom w:val="none" w:sz="0" w:space="0" w:color="auto"/>
            <w:right w:val="none" w:sz="0" w:space="0" w:color="auto"/>
          </w:divBdr>
        </w:div>
        <w:div w:id="407701840">
          <w:marLeft w:val="640"/>
          <w:marRight w:val="0"/>
          <w:marTop w:val="0"/>
          <w:marBottom w:val="0"/>
          <w:divBdr>
            <w:top w:val="none" w:sz="0" w:space="0" w:color="auto"/>
            <w:left w:val="none" w:sz="0" w:space="0" w:color="auto"/>
            <w:bottom w:val="none" w:sz="0" w:space="0" w:color="auto"/>
            <w:right w:val="none" w:sz="0" w:space="0" w:color="auto"/>
          </w:divBdr>
        </w:div>
        <w:div w:id="461117243">
          <w:marLeft w:val="640"/>
          <w:marRight w:val="0"/>
          <w:marTop w:val="0"/>
          <w:marBottom w:val="0"/>
          <w:divBdr>
            <w:top w:val="none" w:sz="0" w:space="0" w:color="auto"/>
            <w:left w:val="none" w:sz="0" w:space="0" w:color="auto"/>
            <w:bottom w:val="none" w:sz="0" w:space="0" w:color="auto"/>
            <w:right w:val="none" w:sz="0" w:space="0" w:color="auto"/>
          </w:divBdr>
        </w:div>
        <w:div w:id="483818004">
          <w:marLeft w:val="640"/>
          <w:marRight w:val="0"/>
          <w:marTop w:val="0"/>
          <w:marBottom w:val="0"/>
          <w:divBdr>
            <w:top w:val="none" w:sz="0" w:space="0" w:color="auto"/>
            <w:left w:val="none" w:sz="0" w:space="0" w:color="auto"/>
            <w:bottom w:val="none" w:sz="0" w:space="0" w:color="auto"/>
            <w:right w:val="none" w:sz="0" w:space="0" w:color="auto"/>
          </w:divBdr>
        </w:div>
        <w:div w:id="530992792">
          <w:marLeft w:val="640"/>
          <w:marRight w:val="0"/>
          <w:marTop w:val="0"/>
          <w:marBottom w:val="0"/>
          <w:divBdr>
            <w:top w:val="none" w:sz="0" w:space="0" w:color="auto"/>
            <w:left w:val="none" w:sz="0" w:space="0" w:color="auto"/>
            <w:bottom w:val="none" w:sz="0" w:space="0" w:color="auto"/>
            <w:right w:val="none" w:sz="0" w:space="0" w:color="auto"/>
          </w:divBdr>
        </w:div>
        <w:div w:id="536312963">
          <w:marLeft w:val="640"/>
          <w:marRight w:val="0"/>
          <w:marTop w:val="0"/>
          <w:marBottom w:val="0"/>
          <w:divBdr>
            <w:top w:val="none" w:sz="0" w:space="0" w:color="auto"/>
            <w:left w:val="none" w:sz="0" w:space="0" w:color="auto"/>
            <w:bottom w:val="none" w:sz="0" w:space="0" w:color="auto"/>
            <w:right w:val="none" w:sz="0" w:space="0" w:color="auto"/>
          </w:divBdr>
        </w:div>
        <w:div w:id="604963819">
          <w:marLeft w:val="640"/>
          <w:marRight w:val="0"/>
          <w:marTop w:val="0"/>
          <w:marBottom w:val="0"/>
          <w:divBdr>
            <w:top w:val="none" w:sz="0" w:space="0" w:color="auto"/>
            <w:left w:val="none" w:sz="0" w:space="0" w:color="auto"/>
            <w:bottom w:val="none" w:sz="0" w:space="0" w:color="auto"/>
            <w:right w:val="none" w:sz="0" w:space="0" w:color="auto"/>
          </w:divBdr>
        </w:div>
        <w:div w:id="667708028">
          <w:marLeft w:val="640"/>
          <w:marRight w:val="0"/>
          <w:marTop w:val="0"/>
          <w:marBottom w:val="0"/>
          <w:divBdr>
            <w:top w:val="none" w:sz="0" w:space="0" w:color="auto"/>
            <w:left w:val="none" w:sz="0" w:space="0" w:color="auto"/>
            <w:bottom w:val="none" w:sz="0" w:space="0" w:color="auto"/>
            <w:right w:val="none" w:sz="0" w:space="0" w:color="auto"/>
          </w:divBdr>
        </w:div>
        <w:div w:id="672268427">
          <w:marLeft w:val="640"/>
          <w:marRight w:val="0"/>
          <w:marTop w:val="0"/>
          <w:marBottom w:val="0"/>
          <w:divBdr>
            <w:top w:val="none" w:sz="0" w:space="0" w:color="auto"/>
            <w:left w:val="none" w:sz="0" w:space="0" w:color="auto"/>
            <w:bottom w:val="none" w:sz="0" w:space="0" w:color="auto"/>
            <w:right w:val="none" w:sz="0" w:space="0" w:color="auto"/>
          </w:divBdr>
        </w:div>
        <w:div w:id="713122230">
          <w:marLeft w:val="640"/>
          <w:marRight w:val="0"/>
          <w:marTop w:val="0"/>
          <w:marBottom w:val="0"/>
          <w:divBdr>
            <w:top w:val="none" w:sz="0" w:space="0" w:color="auto"/>
            <w:left w:val="none" w:sz="0" w:space="0" w:color="auto"/>
            <w:bottom w:val="none" w:sz="0" w:space="0" w:color="auto"/>
            <w:right w:val="none" w:sz="0" w:space="0" w:color="auto"/>
          </w:divBdr>
        </w:div>
        <w:div w:id="730806057">
          <w:marLeft w:val="640"/>
          <w:marRight w:val="0"/>
          <w:marTop w:val="0"/>
          <w:marBottom w:val="0"/>
          <w:divBdr>
            <w:top w:val="none" w:sz="0" w:space="0" w:color="auto"/>
            <w:left w:val="none" w:sz="0" w:space="0" w:color="auto"/>
            <w:bottom w:val="none" w:sz="0" w:space="0" w:color="auto"/>
            <w:right w:val="none" w:sz="0" w:space="0" w:color="auto"/>
          </w:divBdr>
        </w:div>
        <w:div w:id="743449236">
          <w:marLeft w:val="640"/>
          <w:marRight w:val="0"/>
          <w:marTop w:val="0"/>
          <w:marBottom w:val="0"/>
          <w:divBdr>
            <w:top w:val="none" w:sz="0" w:space="0" w:color="auto"/>
            <w:left w:val="none" w:sz="0" w:space="0" w:color="auto"/>
            <w:bottom w:val="none" w:sz="0" w:space="0" w:color="auto"/>
            <w:right w:val="none" w:sz="0" w:space="0" w:color="auto"/>
          </w:divBdr>
        </w:div>
        <w:div w:id="805048364">
          <w:marLeft w:val="640"/>
          <w:marRight w:val="0"/>
          <w:marTop w:val="0"/>
          <w:marBottom w:val="0"/>
          <w:divBdr>
            <w:top w:val="none" w:sz="0" w:space="0" w:color="auto"/>
            <w:left w:val="none" w:sz="0" w:space="0" w:color="auto"/>
            <w:bottom w:val="none" w:sz="0" w:space="0" w:color="auto"/>
            <w:right w:val="none" w:sz="0" w:space="0" w:color="auto"/>
          </w:divBdr>
        </w:div>
        <w:div w:id="879779757">
          <w:marLeft w:val="640"/>
          <w:marRight w:val="0"/>
          <w:marTop w:val="0"/>
          <w:marBottom w:val="0"/>
          <w:divBdr>
            <w:top w:val="none" w:sz="0" w:space="0" w:color="auto"/>
            <w:left w:val="none" w:sz="0" w:space="0" w:color="auto"/>
            <w:bottom w:val="none" w:sz="0" w:space="0" w:color="auto"/>
            <w:right w:val="none" w:sz="0" w:space="0" w:color="auto"/>
          </w:divBdr>
        </w:div>
        <w:div w:id="916288229">
          <w:marLeft w:val="640"/>
          <w:marRight w:val="0"/>
          <w:marTop w:val="0"/>
          <w:marBottom w:val="0"/>
          <w:divBdr>
            <w:top w:val="none" w:sz="0" w:space="0" w:color="auto"/>
            <w:left w:val="none" w:sz="0" w:space="0" w:color="auto"/>
            <w:bottom w:val="none" w:sz="0" w:space="0" w:color="auto"/>
            <w:right w:val="none" w:sz="0" w:space="0" w:color="auto"/>
          </w:divBdr>
        </w:div>
        <w:div w:id="933130670">
          <w:marLeft w:val="640"/>
          <w:marRight w:val="0"/>
          <w:marTop w:val="0"/>
          <w:marBottom w:val="0"/>
          <w:divBdr>
            <w:top w:val="none" w:sz="0" w:space="0" w:color="auto"/>
            <w:left w:val="none" w:sz="0" w:space="0" w:color="auto"/>
            <w:bottom w:val="none" w:sz="0" w:space="0" w:color="auto"/>
            <w:right w:val="none" w:sz="0" w:space="0" w:color="auto"/>
          </w:divBdr>
        </w:div>
        <w:div w:id="953170230">
          <w:marLeft w:val="640"/>
          <w:marRight w:val="0"/>
          <w:marTop w:val="0"/>
          <w:marBottom w:val="0"/>
          <w:divBdr>
            <w:top w:val="none" w:sz="0" w:space="0" w:color="auto"/>
            <w:left w:val="none" w:sz="0" w:space="0" w:color="auto"/>
            <w:bottom w:val="none" w:sz="0" w:space="0" w:color="auto"/>
            <w:right w:val="none" w:sz="0" w:space="0" w:color="auto"/>
          </w:divBdr>
        </w:div>
        <w:div w:id="1004865891">
          <w:marLeft w:val="640"/>
          <w:marRight w:val="0"/>
          <w:marTop w:val="0"/>
          <w:marBottom w:val="0"/>
          <w:divBdr>
            <w:top w:val="none" w:sz="0" w:space="0" w:color="auto"/>
            <w:left w:val="none" w:sz="0" w:space="0" w:color="auto"/>
            <w:bottom w:val="none" w:sz="0" w:space="0" w:color="auto"/>
            <w:right w:val="none" w:sz="0" w:space="0" w:color="auto"/>
          </w:divBdr>
        </w:div>
        <w:div w:id="1009866959">
          <w:marLeft w:val="640"/>
          <w:marRight w:val="0"/>
          <w:marTop w:val="0"/>
          <w:marBottom w:val="0"/>
          <w:divBdr>
            <w:top w:val="none" w:sz="0" w:space="0" w:color="auto"/>
            <w:left w:val="none" w:sz="0" w:space="0" w:color="auto"/>
            <w:bottom w:val="none" w:sz="0" w:space="0" w:color="auto"/>
            <w:right w:val="none" w:sz="0" w:space="0" w:color="auto"/>
          </w:divBdr>
        </w:div>
        <w:div w:id="1126894888">
          <w:marLeft w:val="640"/>
          <w:marRight w:val="0"/>
          <w:marTop w:val="0"/>
          <w:marBottom w:val="0"/>
          <w:divBdr>
            <w:top w:val="none" w:sz="0" w:space="0" w:color="auto"/>
            <w:left w:val="none" w:sz="0" w:space="0" w:color="auto"/>
            <w:bottom w:val="none" w:sz="0" w:space="0" w:color="auto"/>
            <w:right w:val="none" w:sz="0" w:space="0" w:color="auto"/>
          </w:divBdr>
        </w:div>
        <w:div w:id="1129779472">
          <w:marLeft w:val="640"/>
          <w:marRight w:val="0"/>
          <w:marTop w:val="0"/>
          <w:marBottom w:val="0"/>
          <w:divBdr>
            <w:top w:val="none" w:sz="0" w:space="0" w:color="auto"/>
            <w:left w:val="none" w:sz="0" w:space="0" w:color="auto"/>
            <w:bottom w:val="none" w:sz="0" w:space="0" w:color="auto"/>
            <w:right w:val="none" w:sz="0" w:space="0" w:color="auto"/>
          </w:divBdr>
        </w:div>
        <w:div w:id="1131023045">
          <w:marLeft w:val="640"/>
          <w:marRight w:val="0"/>
          <w:marTop w:val="0"/>
          <w:marBottom w:val="0"/>
          <w:divBdr>
            <w:top w:val="none" w:sz="0" w:space="0" w:color="auto"/>
            <w:left w:val="none" w:sz="0" w:space="0" w:color="auto"/>
            <w:bottom w:val="none" w:sz="0" w:space="0" w:color="auto"/>
            <w:right w:val="none" w:sz="0" w:space="0" w:color="auto"/>
          </w:divBdr>
        </w:div>
        <w:div w:id="1147042572">
          <w:marLeft w:val="640"/>
          <w:marRight w:val="0"/>
          <w:marTop w:val="0"/>
          <w:marBottom w:val="0"/>
          <w:divBdr>
            <w:top w:val="none" w:sz="0" w:space="0" w:color="auto"/>
            <w:left w:val="none" w:sz="0" w:space="0" w:color="auto"/>
            <w:bottom w:val="none" w:sz="0" w:space="0" w:color="auto"/>
            <w:right w:val="none" w:sz="0" w:space="0" w:color="auto"/>
          </w:divBdr>
        </w:div>
        <w:div w:id="1174682621">
          <w:marLeft w:val="640"/>
          <w:marRight w:val="0"/>
          <w:marTop w:val="0"/>
          <w:marBottom w:val="0"/>
          <w:divBdr>
            <w:top w:val="none" w:sz="0" w:space="0" w:color="auto"/>
            <w:left w:val="none" w:sz="0" w:space="0" w:color="auto"/>
            <w:bottom w:val="none" w:sz="0" w:space="0" w:color="auto"/>
            <w:right w:val="none" w:sz="0" w:space="0" w:color="auto"/>
          </w:divBdr>
        </w:div>
        <w:div w:id="1228805942">
          <w:marLeft w:val="640"/>
          <w:marRight w:val="0"/>
          <w:marTop w:val="0"/>
          <w:marBottom w:val="0"/>
          <w:divBdr>
            <w:top w:val="none" w:sz="0" w:space="0" w:color="auto"/>
            <w:left w:val="none" w:sz="0" w:space="0" w:color="auto"/>
            <w:bottom w:val="none" w:sz="0" w:space="0" w:color="auto"/>
            <w:right w:val="none" w:sz="0" w:space="0" w:color="auto"/>
          </w:divBdr>
        </w:div>
        <w:div w:id="1266769118">
          <w:marLeft w:val="640"/>
          <w:marRight w:val="0"/>
          <w:marTop w:val="0"/>
          <w:marBottom w:val="0"/>
          <w:divBdr>
            <w:top w:val="none" w:sz="0" w:space="0" w:color="auto"/>
            <w:left w:val="none" w:sz="0" w:space="0" w:color="auto"/>
            <w:bottom w:val="none" w:sz="0" w:space="0" w:color="auto"/>
            <w:right w:val="none" w:sz="0" w:space="0" w:color="auto"/>
          </w:divBdr>
        </w:div>
        <w:div w:id="1288047908">
          <w:marLeft w:val="640"/>
          <w:marRight w:val="0"/>
          <w:marTop w:val="0"/>
          <w:marBottom w:val="0"/>
          <w:divBdr>
            <w:top w:val="none" w:sz="0" w:space="0" w:color="auto"/>
            <w:left w:val="none" w:sz="0" w:space="0" w:color="auto"/>
            <w:bottom w:val="none" w:sz="0" w:space="0" w:color="auto"/>
            <w:right w:val="none" w:sz="0" w:space="0" w:color="auto"/>
          </w:divBdr>
        </w:div>
        <w:div w:id="1378773221">
          <w:marLeft w:val="640"/>
          <w:marRight w:val="0"/>
          <w:marTop w:val="0"/>
          <w:marBottom w:val="0"/>
          <w:divBdr>
            <w:top w:val="none" w:sz="0" w:space="0" w:color="auto"/>
            <w:left w:val="none" w:sz="0" w:space="0" w:color="auto"/>
            <w:bottom w:val="none" w:sz="0" w:space="0" w:color="auto"/>
            <w:right w:val="none" w:sz="0" w:space="0" w:color="auto"/>
          </w:divBdr>
        </w:div>
        <w:div w:id="1449853210">
          <w:marLeft w:val="640"/>
          <w:marRight w:val="0"/>
          <w:marTop w:val="0"/>
          <w:marBottom w:val="0"/>
          <w:divBdr>
            <w:top w:val="none" w:sz="0" w:space="0" w:color="auto"/>
            <w:left w:val="none" w:sz="0" w:space="0" w:color="auto"/>
            <w:bottom w:val="none" w:sz="0" w:space="0" w:color="auto"/>
            <w:right w:val="none" w:sz="0" w:space="0" w:color="auto"/>
          </w:divBdr>
        </w:div>
        <w:div w:id="1454405412">
          <w:marLeft w:val="640"/>
          <w:marRight w:val="0"/>
          <w:marTop w:val="0"/>
          <w:marBottom w:val="0"/>
          <w:divBdr>
            <w:top w:val="none" w:sz="0" w:space="0" w:color="auto"/>
            <w:left w:val="none" w:sz="0" w:space="0" w:color="auto"/>
            <w:bottom w:val="none" w:sz="0" w:space="0" w:color="auto"/>
            <w:right w:val="none" w:sz="0" w:space="0" w:color="auto"/>
          </w:divBdr>
        </w:div>
        <w:div w:id="1477408031">
          <w:marLeft w:val="640"/>
          <w:marRight w:val="0"/>
          <w:marTop w:val="0"/>
          <w:marBottom w:val="0"/>
          <w:divBdr>
            <w:top w:val="none" w:sz="0" w:space="0" w:color="auto"/>
            <w:left w:val="none" w:sz="0" w:space="0" w:color="auto"/>
            <w:bottom w:val="none" w:sz="0" w:space="0" w:color="auto"/>
            <w:right w:val="none" w:sz="0" w:space="0" w:color="auto"/>
          </w:divBdr>
        </w:div>
        <w:div w:id="1511027328">
          <w:marLeft w:val="640"/>
          <w:marRight w:val="0"/>
          <w:marTop w:val="0"/>
          <w:marBottom w:val="0"/>
          <w:divBdr>
            <w:top w:val="none" w:sz="0" w:space="0" w:color="auto"/>
            <w:left w:val="none" w:sz="0" w:space="0" w:color="auto"/>
            <w:bottom w:val="none" w:sz="0" w:space="0" w:color="auto"/>
            <w:right w:val="none" w:sz="0" w:space="0" w:color="auto"/>
          </w:divBdr>
        </w:div>
        <w:div w:id="1517649916">
          <w:marLeft w:val="640"/>
          <w:marRight w:val="0"/>
          <w:marTop w:val="0"/>
          <w:marBottom w:val="0"/>
          <w:divBdr>
            <w:top w:val="none" w:sz="0" w:space="0" w:color="auto"/>
            <w:left w:val="none" w:sz="0" w:space="0" w:color="auto"/>
            <w:bottom w:val="none" w:sz="0" w:space="0" w:color="auto"/>
            <w:right w:val="none" w:sz="0" w:space="0" w:color="auto"/>
          </w:divBdr>
        </w:div>
        <w:div w:id="1524976673">
          <w:marLeft w:val="640"/>
          <w:marRight w:val="0"/>
          <w:marTop w:val="0"/>
          <w:marBottom w:val="0"/>
          <w:divBdr>
            <w:top w:val="none" w:sz="0" w:space="0" w:color="auto"/>
            <w:left w:val="none" w:sz="0" w:space="0" w:color="auto"/>
            <w:bottom w:val="none" w:sz="0" w:space="0" w:color="auto"/>
            <w:right w:val="none" w:sz="0" w:space="0" w:color="auto"/>
          </w:divBdr>
        </w:div>
        <w:div w:id="1589776454">
          <w:marLeft w:val="640"/>
          <w:marRight w:val="0"/>
          <w:marTop w:val="0"/>
          <w:marBottom w:val="0"/>
          <w:divBdr>
            <w:top w:val="none" w:sz="0" w:space="0" w:color="auto"/>
            <w:left w:val="none" w:sz="0" w:space="0" w:color="auto"/>
            <w:bottom w:val="none" w:sz="0" w:space="0" w:color="auto"/>
            <w:right w:val="none" w:sz="0" w:space="0" w:color="auto"/>
          </w:divBdr>
        </w:div>
        <w:div w:id="1632786648">
          <w:marLeft w:val="640"/>
          <w:marRight w:val="0"/>
          <w:marTop w:val="0"/>
          <w:marBottom w:val="0"/>
          <w:divBdr>
            <w:top w:val="none" w:sz="0" w:space="0" w:color="auto"/>
            <w:left w:val="none" w:sz="0" w:space="0" w:color="auto"/>
            <w:bottom w:val="none" w:sz="0" w:space="0" w:color="auto"/>
            <w:right w:val="none" w:sz="0" w:space="0" w:color="auto"/>
          </w:divBdr>
        </w:div>
        <w:div w:id="1633092600">
          <w:marLeft w:val="640"/>
          <w:marRight w:val="0"/>
          <w:marTop w:val="0"/>
          <w:marBottom w:val="0"/>
          <w:divBdr>
            <w:top w:val="none" w:sz="0" w:space="0" w:color="auto"/>
            <w:left w:val="none" w:sz="0" w:space="0" w:color="auto"/>
            <w:bottom w:val="none" w:sz="0" w:space="0" w:color="auto"/>
            <w:right w:val="none" w:sz="0" w:space="0" w:color="auto"/>
          </w:divBdr>
        </w:div>
        <w:div w:id="1779447726">
          <w:marLeft w:val="640"/>
          <w:marRight w:val="0"/>
          <w:marTop w:val="0"/>
          <w:marBottom w:val="0"/>
          <w:divBdr>
            <w:top w:val="none" w:sz="0" w:space="0" w:color="auto"/>
            <w:left w:val="none" w:sz="0" w:space="0" w:color="auto"/>
            <w:bottom w:val="none" w:sz="0" w:space="0" w:color="auto"/>
            <w:right w:val="none" w:sz="0" w:space="0" w:color="auto"/>
          </w:divBdr>
        </w:div>
        <w:div w:id="1862627407">
          <w:marLeft w:val="640"/>
          <w:marRight w:val="0"/>
          <w:marTop w:val="0"/>
          <w:marBottom w:val="0"/>
          <w:divBdr>
            <w:top w:val="none" w:sz="0" w:space="0" w:color="auto"/>
            <w:left w:val="none" w:sz="0" w:space="0" w:color="auto"/>
            <w:bottom w:val="none" w:sz="0" w:space="0" w:color="auto"/>
            <w:right w:val="none" w:sz="0" w:space="0" w:color="auto"/>
          </w:divBdr>
        </w:div>
        <w:div w:id="1867910688">
          <w:marLeft w:val="640"/>
          <w:marRight w:val="0"/>
          <w:marTop w:val="0"/>
          <w:marBottom w:val="0"/>
          <w:divBdr>
            <w:top w:val="none" w:sz="0" w:space="0" w:color="auto"/>
            <w:left w:val="none" w:sz="0" w:space="0" w:color="auto"/>
            <w:bottom w:val="none" w:sz="0" w:space="0" w:color="auto"/>
            <w:right w:val="none" w:sz="0" w:space="0" w:color="auto"/>
          </w:divBdr>
        </w:div>
        <w:div w:id="1940596263">
          <w:marLeft w:val="640"/>
          <w:marRight w:val="0"/>
          <w:marTop w:val="0"/>
          <w:marBottom w:val="0"/>
          <w:divBdr>
            <w:top w:val="none" w:sz="0" w:space="0" w:color="auto"/>
            <w:left w:val="none" w:sz="0" w:space="0" w:color="auto"/>
            <w:bottom w:val="none" w:sz="0" w:space="0" w:color="auto"/>
            <w:right w:val="none" w:sz="0" w:space="0" w:color="auto"/>
          </w:divBdr>
        </w:div>
        <w:div w:id="1959867687">
          <w:marLeft w:val="640"/>
          <w:marRight w:val="0"/>
          <w:marTop w:val="0"/>
          <w:marBottom w:val="0"/>
          <w:divBdr>
            <w:top w:val="none" w:sz="0" w:space="0" w:color="auto"/>
            <w:left w:val="none" w:sz="0" w:space="0" w:color="auto"/>
            <w:bottom w:val="none" w:sz="0" w:space="0" w:color="auto"/>
            <w:right w:val="none" w:sz="0" w:space="0" w:color="auto"/>
          </w:divBdr>
        </w:div>
        <w:div w:id="1970087633">
          <w:marLeft w:val="640"/>
          <w:marRight w:val="0"/>
          <w:marTop w:val="0"/>
          <w:marBottom w:val="0"/>
          <w:divBdr>
            <w:top w:val="none" w:sz="0" w:space="0" w:color="auto"/>
            <w:left w:val="none" w:sz="0" w:space="0" w:color="auto"/>
            <w:bottom w:val="none" w:sz="0" w:space="0" w:color="auto"/>
            <w:right w:val="none" w:sz="0" w:space="0" w:color="auto"/>
          </w:divBdr>
        </w:div>
        <w:div w:id="2022126092">
          <w:marLeft w:val="640"/>
          <w:marRight w:val="0"/>
          <w:marTop w:val="0"/>
          <w:marBottom w:val="0"/>
          <w:divBdr>
            <w:top w:val="none" w:sz="0" w:space="0" w:color="auto"/>
            <w:left w:val="none" w:sz="0" w:space="0" w:color="auto"/>
            <w:bottom w:val="none" w:sz="0" w:space="0" w:color="auto"/>
            <w:right w:val="none" w:sz="0" w:space="0" w:color="auto"/>
          </w:divBdr>
        </w:div>
        <w:div w:id="2053117725">
          <w:marLeft w:val="640"/>
          <w:marRight w:val="0"/>
          <w:marTop w:val="0"/>
          <w:marBottom w:val="0"/>
          <w:divBdr>
            <w:top w:val="none" w:sz="0" w:space="0" w:color="auto"/>
            <w:left w:val="none" w:sz="0" w:space="0" w:color="auto"/>
            <w:bottom w:val="none" w:sz="0" w:space="0" w:color="auto"/>
            <w:right w:val="none" w:sz="0" w:space="0" w:color="auto"/>
          </w:divBdr>
        </w:div>
        <w:div w:id="2071533097">
          <w:marLeft w:val="640"/>
          <w:marRight w:val="0"/>
          <w:marTop w:val="0"/>
          <w:marBottom w:val="0"/>
          <w:divBdr>
            <w:top w:val="none" w:sz="0" w:space="0" w:color="auto"/>
            <w:left w:val="none" w:sz="0" w:space="0" w:color="auto"/>
            <w:bottom w:val="none" w:sz="0" w:space="0" w:color="auto"/>
            <w:right w:val="none" w:sz="0" w:space="0" w:color="auto"/>
          </w:divBdr>
        </w:div>
        <w:div w:id="2076274604">
          <w:marLeft w:val="640"/>
          <w:marRight w:val="0"/>
          <w:marTop w:val="0"/>
          <w:marBottom w:val="0"/>
          <w:divBdr>
            <w:top w:val="none" w:sz="0" w:space="0" w:color="auto"/>
            <w:left w:val="none" w:sz="0" w:space="0" w:color="auto"/>
            <w:bottom w:val="none" w:sz="0" w:space="0" w:color="auto"/>
            <w:right w:val="none" w:sz="0" w:space="0" w:color="auto"/>
          </w:divBdr>
        </w:div>
        <w:div w:id="2101557027">
          <w:marLeft w:val="640"/>
          <w:marRight w:val="0"/>
          <w:marTop w:val="0"/>
          <w:marBottom w:val="0"/>
          <w:divBdr>
            <w:top w:val="none" w:sz="0" w:space="0" w:color="auto"/>
            <w:left w:val="none" w:sz="0" w:space="0" w:color="auto"/>
            <w:bottom w:val="none" w:sz="0" w:space="0" w:color="auto"/>
            <w:right w:val="none" w:sz="0" w:space="0" w:color="auto"/>
          </w:divBdr>
        </w:div>
      </w:divsChild>
    </w:div>
    <w:div w:id="1993872951">
      <w:marLeft w:val="640"/>
      <w:marRight w:val="0"/>
      <w:marTop w:val="0"/>
      <w:marBottom w:val="0"/>
      <w:divBdr>
        <w:top w:val="none" w:sz="0" w:space="0" w:color="auto"/>
        <w:left w:val="none" w:sz="0" w:space="0" w:color="auto"/>
        <w:bottom w:val="none" w:sz="0" w:space="0" w:color="auto"/>
        <w:right w:val="none" w:sz="0" w:space="0" w:color="auto"/>
      </w:divBdr>
    </w:div>
    <w:div w:id="1997881761">
      <w:marLeft w:val="640"/>
      <w:marRight w:val="0"/>
      <w:marTop w:val="0"/>
      <w:marBottom w:val="0"/>
      <w:divBdr>
        <w:top w:val="none" w:sz="0" w:space="0" w:color="auto"/>
        <w:left w:val="none" w:sz="0" w:space="0" w:color="auto"/>
        <w:bottom w:val="none" w:sz="0" w:space="0" w:color="auto"/>
        <w:right w:val="none" w:sz="0" w:space="0" w:color="auto"/>
      </w:divBdr>
    </w:div>
    <w:div w:id="1998024452">
      <w:bodyDiv w:val="1"/>
      <w:marLeft w:val="0"/>
      <w:marRight w:val="0"/>
      <w:marTop w:val="0"/>
      <w:marBottom w:val="0"/>
      <w:divBdr>
        <w:top w:val="none" w:sz="0" w:space="0" w:color="auto"/>
        <w:left w:val="none" w:sz="0" w:space="0" w:color="auto"/>
        <w:bottom w:val="none" w:sz="0" w:space="0" w:color="auto"/>
        <w:right w:val="none" w:sz="0" w:space="0" w:color="auto"/>
      </w:divBdr>
      <w:divsChild>
        <w:div w:id="22440968">
          <w:marLeft w:val="640"/>
          <w:marRight w:val="0"/>
          <w:marTop w:val="0"/>
          <w:marBottom w:val="0"/>
          <w:divBdr>
            <w:top w:val="none" w:sz="0" w:space="0" w:color="auto"/>
            <w:left w:val="none" w:sz="0" w:space="0" w:color="auto"/>
            <w:bottom w:val="none" w:sz="0" w:space="0" w:color="auto"/>
            <w:right w:val="none" w:sz="0" w:space="0" w:color="auto"/>
          </w:divBdr>
        </w:div>
        <w:div w:id="104086288">
          <w:marLeft w:val="640"/>
          <w:marRight w:val="0"/>
          <w:marTop w:val="0"/>
          <w:marBottom w:val="0"/>
          <w:divBdr>
            <w:top w:val="none" w:sz="0" w:space="0" w:color="auto"/>
            <w:left w:val="none" w:sz="0" w:space="0" w:color="auto"/>
            <w:bottom w:val="none" w:sz="0" w:space="0" w:color="auto"/>
            <w:right w:val="none" w:sz="0" w:space="0" w:color="auto"/>
          </w:divBdr>
        </w:div>
        <w:div w:id="105739123">
          <w:marLeft w:val="640"/>
          <w:marRight w:val="0"/>
          <w:marTop w:val="0"/>
          <w:marBottom w:val="0"/>
          <w:divBdr>
            <w:top w:val="none" w:sz="0" w:space="0" w:color="auto"/>
            <w:left w:val="none" w:sz="0" w:space="0" w:color="auto"/>
            <w:bottom w:val="none" w:sz="0" w:space="0" w:color="auto"/>
            <w:right w:val="none" w:sz="0" w:space="0" w:color="auto"/>
          </w:divBdr>
        </w:div>
        <w:div w:id="125004006">
          <w:marLeft w:val="640"/>
          <w:marRight w:val="0"/>
          <w:marTop w:val="0"/>
          <w:marBottom w:val="0"/>
          <w:divBdr>
            <w:top w:val="none" w:sz="0" w:space="0" w:color="auto"/>
            <w:left w:val="none" w:sz="0" w:space="0" w:color="auto"/>
            <w:bottom w:val="none" w:sz="0" w:space="0" w:color="auto"/>
            <w:right w:val="none" w:sz="0" w:space="0" w:color="auto"/>
          </w:divBdr>
        </w:div>
        <w:div w:id="125703932">
          <w:marLeft w:val="640"/>
          <w:marRight w:val="0"/>
          <w:marTop w:val="0"/>
          <w:marBottom w:val="0"/>
          <w:divBdr>
            <w:top w:val="none" w:sz="0" w:space="0" w:color="auto"/>
            <w:left w:val="none" w:sz="0" w:space="0" w:color="auto"/>
            <w:bottom w:val="none" w:sz="0" w:space="0" w:color="auto"/>
            <w:right w:val="none" w:sz="0" w:space="0" w:color="auto"/>
          </w:divBdr>
        </w:div>
        <w:div w:id="129858794">
          <w:marLeft w:val="640"/>
          <w:marRight w:val="0"/>
          <w:marTop w:val="0"/>
          <w:marBottom w:val="0"/>
          <w:divBdr>
            <w:top w:val="none" w:sz="0" w:space="0" w:color="auto"/>
            <w:left w:val="none" w:sz="0" w:space="0" w:color="auto"/>
            <w:bottom w:val="none" w:sz="0" w:space="0" w:color="auto"/>
            <w:right w:val="none" w:sz="0" w:space="0" w:color="auto"/>
          </w:divBdr>
        </w:div>
        <w:div w:id="194122565">
          <w:marLeft w:val="640"/>
          <w:marRight w:val="0"/>
          <w:marTop w:val="0"/>
          <w:marBottom w:val="0"/>
          <w:divBdr>
            <w:top w:val="none" w:sz="0" w:space="0" w:color="auto"/>
            <w:left w:val="none" w:sz="0" w:space="0" w:color="auto"/>
            <w:bottom w:val="none" w:sz="0" w:space="0" w:color="auto"/>
            <w:right w:val="none" w:sz="0" w:space="0" w:color="auto"/>
          </w:divBdr>
        </w:div>
        <w:div w:id="262032060">
          <w:marLeft w:val="640"/>
          <w:marRight w:val="0"/>
          <w:marTop w:val="0"/>
          <w:marBottom w:val="0"/>
          <w:divBdr>
            <w:top w:val="none" w:sz="0" w:space="0" w:color="auto"/>
            <w:left w:val="none" w:sz="0" w:space="0" w:color="auto"/>
            <w:bottom w:val="none" w:sz="0" w:space="0" w:color="auto"/>
            <w:right w:val="none" w:sz="0" w:space="0" w:color="auto"/>
          </w:divBdr>
        </w:div>
        <w:div w:id="264002092">
          <w:marLeft w:val="640"/>
          <w:marRight w:val="0"/>
          <w:marTop w:val="0"/>
          <w:marBottom w:val="0"/>
          <w:divBdr>
            <w:top w:val="none" w:sz="0" w:space="0" w:color="auto"/>
            <w:left w:val="none" w:sz="0" w:space="0" w:color="auto"/>
            <w:bottom w:val="none" w:sz="0" w:space="0" w:color="auto"/>
            <w:right w:val="none" w:sz="0" w:space="0" w:color="auto"/>
          </w:divBdr>
        </w:div>
        <w:div w:id="272441394">
          <w:marLeft w:val="640"/>
          <w:marRight w:val="0"/>
          <w:marTop w:val="0"/>
          <w:marBottom w:val="0"/>
          <w:divBdr>
            <w:top w:val="none" w:sz="0" w:space="0" w:color="auto"/>
            <w:left w:val="none" w:sz="0" w:space="0" w:color="auto"/>
            <w:bottom w:val="none" w:sz="0" w:space="0" w:color="auto"/>
            <w:right w:val="none" w:sz="0" w:space="0" w:color="auto"/>
          </w:divBdr>
        </w:div>
        <w:div w:id="302738133">
          <w:marLeft w:val="640"/>
          <w:marRight w:val="0"/>
          <w:marTop w:val="0"/>
          <w:marBottom w:val="0"/>
          <w:divBdr>
            <w:top w:val="none" w:sz="0" w:space="0" w:color="auto"/>
            <w:left w:val="none" w:sz="0" w:space="0" w:color="auto"/>
            <w:bottom w:val="none" w:sz="0" w:space="0" w:color="auto"/>
            <w:right w:val="none" w:sz="0" w:space="0" w:color="auto"/>
          </w:divBdr>
        </w:div>
        <w:div w:id="354311922">
          <w:marLeft w:val="640"/>
          <w:marRight w:val="0"/>
          <w:marTop w:val="0"/>
          <w:marBottom w:val="0"/>
          <w:divBdr>
            <w:top w:val="none" w:sz="0" w:space="0" w:color="auto"/>
            <w:left w:val="none" w:sz="0" w:space="0" w:color="auto"/>
            <w:bottom w:val="none" w:sz="0" w:space="0" w:color="auto"/>
            <w:right w:val="none" w:sz="0" w:space="0" w:color="auto"/>
          </w:divBdr>
        </w:div>
        <w:div w:id="367536304">
          <w:marLeft w:val="640"/>
          <w:marRight w:val="0"/>
          <w:marTop w:val="0"/>
          <w:marBottom w:val="0"/>
          <w:divBdr>
            <w:top w:val="none" w:sz="0" w:space="0" w:color="auto"/>
            <w:left w:val="none" w:sz="0" w:space="0" w:color="auto"/>
            <w:bottom w:val="none" w:sz="0" w:space="0" w:color="auto"/>
            <w:right w:val="none" w:sz="0" w:space="0" w:color="auto"/>
          </w:divBdr>
        </w:div>
        <w:div w:id="370109233">
          <w:marLeft w:val="640"/>
          <w:marRight w:val="0"/>
          <w:marTop w:val="0"/>
          <w:marBottom w:val="0"/>
          <w:divBdr>
            <w:top w:val="none" w:sz="0" w:space="0" w:color="auto"/>
            <w:left w:val="none" w:sz="0" w:space="0" w:color="auto"/>
            <w:bottom w:val="none" w:sz="0" w:space="0" w:color="auto"/>
            <w:right w:val="none" w:sz="0" w:space="0" w:color="auto"/>
          </w:divBdr>
        </w:div>
        <w:div w:id="456920349">
          <w:marLeft w:val="640"/>
          <w:marRight w:val="0"/>
          <w:marTop w:val="0"/>
          <w:marBottom w:val="0"/>
          <w:divBdr>
            <w:top w:val="none" w:sz="0" w:space="0" w:color="auto"/>
            <w:left w:val="none" w:sz="0" w:space="0" w:color="auto"/>
            <w:bottom w:val="none" w:sz="0" w:space="0" w:color="auto"/>
            <w:right w:val="none" w:sz="0" w:space="0" w:color="auto"/>
          </w:divBdr>
        </w:div>
        <w:div w:id="478427987">
          <w:marLeft w:val="640"/>
          <w:marRight w:val="0"/>
          <w:marTop w:val="0"/>
          <w:marBottom w:val="0"/>
          <w:divBdr>
            <w:top w:val="none" w:sz="0" w:space="0" w:color="auto"/>
            <w:left w:val="none" w:sz="0" w:space="0" w:color="auto"/>
            <w:bottom w:val="none" w:sz="0" w:space="0" w:color="auto"/>
            <w:right w:val="none" w:sz="0" w:space="0" w:color="auto"/>
          </w:divBdr>
        </w:div>
        <w:div w:id="487675574">
          <w:marLeft w:val="640"/>
          <w:marRight w:val="0"/>
          <w:marTop w:val="0"/>
          <w:marBottom w:val="0"/>
          <w:divBdr>
            <w:top w:val="none" w:sz="0" w:space="0" w:color="auto"/>
            <w:left w:val="none" w:sz="0" w:space="0" w:color="auto"/>
            <w:bottom w:val="none" w:sz="0" w:space="0" w:color="auto"/>
            <w:right w:val="none" w:sz="0" w:space="0" w:color="auto"/>
          </w:divBdr>
        </w:div>
        <w:div w:id="494148570">
          <w:marLeft w:val="640"/>
          <w:marRight w:val="0"/>
          <w:marTop w:val="0"/>
          <w:marBottom w:val="0"/>
          <w:divBdr>
            <w:top w:val="none" w:sz="0" w:space="0" w:color="auto"/>
            <w:left w:val="none" w:sz="0" w:space="0" w:color="auto"/>
            <w:bottom w:val="none" w:sz="0" w:space="0" w:color="auto"/>
            <w:right w:val="none" w:sz="0" w:space="0" w:color="auto"/>
          </w:divBdr>
        </w:div>
        <w:div w:id="499781951">
          <w:marLeft w:val="640"/>
          <w:marRight w:val="0"/>
          <w:marTop w:val="0"/>
          <w:marBottom w:val="0"/>
          <w:divBdr>
            <w:top w:val="none" w:sz="0" w:space="0" w:color="auto"/>
            <w:left w:val="none" w:sz="0" w:space="0" w:color="auto"/>
            <w:bottom w:val="none" w:sz="0" w:space="0" w:color="auto"/>
            <w:right w:val="none" w:sz="0" w:space="0" w:color="auto"/>
          </w:divBdr>
        </w:div>
        <w:div w:id="501818910">
          <w:marLeft w:val="640"/>
          <w:marRight w:val="0"/>
          <w:marTop w:val="0"/>
          <w:marBottom w:val="0"/>
          <w:divBdr>
            <w:top w:val="none" w:sz="0" w:space="0" w:color="auto"/>
            <w:left w:val="none" w:sz="0" w:space="0" w:color="auto"/>
            <w:bottom w:val="none" w:sz="0" w:space="0" w:color="auto"/>
            <w:right w:val="none" w:sz="0" w:space="0" w:color="auto"/>
          </w:divBdr>
        </w:div>
        <w:div w:id="535391179">
          <w:marLeft w:val="640"/>
          <w:marRight w:val="0"/>
          <w:marTop w:val="0"/>
          <w:marBottom w:val="0"/>
          <w:divBdr>
            <w:top w:val="none" w:sz="0" w:space="0" w:color="auto"/>
            <w:left w:val="none" w:sz="0" w:space="0" w:color="auto"/>
            <w:bottom w:val="none" w:sz="0" w:space="0" w:color="auto"/>
            <w:right w:val="none" w:sz="0" w:space="0" w:color="auto"/>
          </w:divBdr>
        </w:div>
        <w:div w:id="576743924">
          <w:marLeft w:val="640"/>
          <w:marRight w:val="0"/>
          <w:marTop w:val="0"/>
          <w:marBottom w:val="0"/>
          <w:divBdr>
            <w:top w:val="none" w:sz="0" w:space="0" w:color="auto"/>
            <w:left w:val="none" w:sz="0" w:space="0" w:color="auto"/>
            <w:bottom w:val="none" w:sz="0" w:space="0" w:color="auto"/>
            <w:right w:val="none" w:sz="0" w:space="0" w:color="auto"/>
          </w:divBdr>
        </w:div>
        <w:div w:id="625936962">
          <w:marLeft w:val="640"/>
          <w:marRight w:val="0"/>
          <w:marTop w:val="0"/>
          <w:marBottom w:val="0"/>
          <w:divBdr>
            <w:top w:val="none" w:sz="0" w:space="0" w:color="auto"/>
            <w:left w:val="none" w:sz="0" w:space="0" w:color="auto"/>
            <w:bottom w:val="none" w:sz="0" w:space="0" w:color="auto"/>
            <w:right w:val="none" w:sz="0" w:space="0" w:color="auto"/>
          </w:divBdr>
        </w:div>
        <w:div w:id="655571822">
          <w:marLeft w:val="640"/>
          <w:marRight w:val="0"/>
          <w:marTop w:val="0"/>
          <w:marBottom w:val="0"/>
          <w:divBdr>
            <w:top w:val="none" w:sz="0" w:space="0" w:color="auto"/>
            <w:left w:val="none" w:sz="0" w:space="0" w:color="auto"/>
            <w:bottom w:val="none" w:sz="0" w:space="0" w:color="auto"/>
            <w:right w:val="none" w:sz="0" w:space="0" w:color="auto"/>
          </w:divBdr>
        </w:div>
        <w:div w:id="662010973">
          <w:marLeft w:val="640"/>
          <w:marRight w:val="0"/>
          <w:marTop w:val="0"/>
          <w:marBottom w:val="0"/>
          <w:divBdr>
            <w:top w:val="none" w:sz="0" w:space="0" w:color="auto"/>
            <w:left w:val="none" w:sz="0" w:space="0" w:color="auto"/>
            <w:bottom w:val="none" w:sz="0" w:space="0" w:color="auto"/>
            <w:right w:val="none" w:sz="0" w:space="0" w:color="auto"/>
          </w:divBdr>
        </w:div>
        <w:div w:id="678388607">
          <w:marLeft w:val="640"/>
          <w:marRight w:val="0"/>
          <w:marTop w:val="0"/>
          <w:marBottom w:val="0"/>
          <w:divBdr>
            <w:top w:val="none" w:sz="0" w:space="0" w:color="auto"/>
            <w:left w:val="none" w:sz="0" w:space="0" w:color="auto"/>
            <w:bottom w:val="none" w:sz="0" w:space="0" w:color="auto"/>
            <w:right w:val="none" w:sz="0" w:space="0" w:color="auto"/>
          </w:divBdr>
        </w:div>
        <w:div w:id="788279308">
          <w:marLeft w:val="640"/>
          <w:marRight w:val="0"/>
          <w:marTop w:val="0"/>
          <w:marBottom w:val="0"/>
          <w:divBdr>
            <w:top w:val="none" w:sz="0" w:space="0" w:color="auto"/>
            <w:left w:val="none" w:sz="0" w:space="0" w:color="auto"/>
            <w:bottom w:val="none" w:sz="0" w:space="0" w:color="auto"/>
            <w:right w:val="none" w:sz="0" w:space="0" w:color="auto"/>
          </w:divBdr>
        </w:div>
        <w:div w:id="789472221">
          <w:marLeft w:val="640"/>
          <w:marRight w:val="0"/>
          <w:marTop w:val="0"/>
          <w:marBottom w:val="0"/>
          <w:divBdr>
            <w:top w:val="none" w:sz="0" w:space="0" w:color="auto"/>
            <w:left w:val="none" w:sz="0" w:space="0" w:color="auto"/>
            <w:bottom w:val="none" w:sz="0" w:space="0" w:color="auto"/>
            <w:right w:val="none" w:sz="0" w:space="0" w:color="auto"/>
          </w:divBdr>
        </w:div>
        <w:div w:id="831917277">
          <w:marLeft w:val="640"/>
          <w:marRight w:val="0"/>
          <w:marTop w:val="0"/>
          <w:marBottom w:val="0"/>
          <w:divBdr>
            <w:top w:val="none" w:sz="0" w:space="0" w:color="auto"/>
            <w:left w:val="none" w:sz="0" w:space="0" w:color="auto"/>
            <w:bottom w:val="none" w:sz="0" w:space="0" w:color="auto"/>
            <w:right w:val="none" w:sz="0" w:space="0" w:color="auto"/>
          </w:divBdr>
        </w:div>
        <w:div w:id="834107184">
          <w:marLeft w:val="640"/>
          <w:marRight w:val="0"/>
          <w:marTop w:val="0"/>
          <w:marBottom w:val="0"/>
          <w:divBdr>
            <w:top w:val="none" w:sz="0" w:space="0" w:color="auto"/>
            <w:left w:val="none" w:sz="0" w:space="0" w:color="auto"/>
            <w:bottom w:val="none" w:sz="0" w:space="0" w:color="auto"/>
            <w:right w:val="none" w:sz="0" w:space="0" w:color="auto"/>
          </w:divBdr>
        </w:div>
        <w:div w:id="858734998">
          <w:marLeft w:val="640"/>
          <w:marRight w:val="0"/>
          <w:marTop w:val="0"/>
          <w:marBottom w:val="0"/>
          <w:divBdr>
            <w:top w:val="none" w:sz="0" w:space="0" w:color="auto"/>
            <w:left w:val="none" w:sz="0" w:space="0" w:color="auto"/>
            <w:bottom w:val="none" w:sz="0" w:space="0" w:color="auto"/>
            <w:right w:val="none" w:sz="0" w:space="0" w:color="auto"/>
          </w:divBdr>
        </w:div>
        <w:div w:id="885996029">
          <w:marLeft w:val="640"/>
          <w:marRight w:val="0"/>
          <w:marTop w:val="0"/>
          <w:marBottom w:val="0"/>
          <w:divBdr>
            <w:top w:val="none" w:sz="0" w:space="0" w:color="auto"/>
            <w:left w:val="none" w:sz="0" w:space="0" w:color="auto"/>
            <w:bottom w:val="none" w:sz="0" w:space="0" w:color="auto"/>
            <w:right w:val="none" w:sz="0" w:space="0" w:color="auto"/>
          </w:divBdr>
        </w:div>
        <w:div w:id="886449058">
          <w:marLeft w:val="640"/>
          <w:marRight w:val="0"/>
          <w:marTop w:val="0"/>
          <w:marBottom w:val="0"/>
          <w:divBdr>
            <w:top w:val="none" w:sz="0" w:space="0" w:color="auto"/>
            <w:left w:val="none" w:sz="0" w:space="0" w:color="auto"/>
            <w:bottom w:val="none" w:sz="0" w:space="0" w:color="auto"/>
            <w:right w:val="none" w:sz="0" w:space="0" w:color="auto"/>
          </w:divBdr>
        </w:div>
        <w:div w:id="906762181">
          <w:marLeft w:val="640"/>
          <w:marRight w:val="0"/>
          <w:marTop w:val="0"/>
          <w:marBottom w:val="0"/>
          <w:divBdr>
            <w:top w:val="none" w:sz="0" w:space="0" w:color="auto"/>
            <w:left w:val="none" w:sz="0" w:space="0" w:color="auto"/>
            <w:bottom w:val="none" w:sz="0" w:space="0" w:color="auto"/>
            <w:right w:val="none" w:sz="0" w:space="0" w:color="auto"/>
          </w:divBdr>
        </w:div>
        <w:div w:id="964046034">
          <w:marLeft w:val="640"/>
          <w:marRight w:val="0"/>
          <w:marTop w:val="0"/>
          <w:marBottom w:val="0"/>
          <w:divBdr>
            <w:top w:val="none" w:sz="0" w:space="0" w:color="auto"/>
            <w:left w:val="none" w:sz="0" w:space="0" w:color="auto"/>
            <w:bottom w:val="none" w:sz="0" w:space="0" w:color="auto"/>
            <w:right w:val="none" w:sz="0" w:space="0" w:color="auto"/>
          </w:divBdr>
        </w:div>
        <w:div w:id="970866555">
          <w:marLeft w:val="640"/>
          <w:marRight w:val="0"/>
          <w:marTop w:val="0"/>
          <w:marBottom w:val="0"/>
          <w:divBdr>
            <w:top w:val="none" w:sz="0" w:space="0" w:color="auto"/>
            <w:left w:val="none" w:sz="0" w:space="0" w:color="auto"/>
            <w:bottom w:val="none" w:sz="0" w:space="0" w:color="auto"/>
            <w:right w:val="none" w:sz="0" w:space="0" w:color="auto"/>
          </w:divBdr>
        </w:div>
        <w:div w:id="1024286920">
          <w:marLeft w:val="640"/>
          <w:marRight w:val="0"/>
          <w:marTop w:val="0"/>
          <w:marBottom w:val="0"/>
          <w:divBdr>
            <w:top w:val="none" w:sz="0" w:space="0" w:color="auto"/>
            <w:left w:val="none" w:sz="0" w:space="0" w:color="auto"/>
            <w:bottom w:val="none" w:sz="0" w:space="0" w:color="auto"/>
            <w:right w:val="none" w:sz="0" w:space="0" w:color="auto"/>
          </w:divBdr>
        </w:div>
        <w:div w:id="1024599399">
          <w:marLeft w:val="640"/>
          <w:marRight w:val="0"/>
          <w:marTop w:val="0"/>
          <w:marBottom w:val="0"/>
          <w:divBdr>
            <w:top w:val="none" w:sz="0" w:space="0" w:color="auto"/>
            <w:left w:val="none" w:sz="0" w:space="0" w:color="auto"/>
            <w:bottom w:val="none" w:sz="0" w:space="0" w:color="auto"/>
            <w:right w:val="none" w:sz="0" w:space="0" w:color="auto"/>
          </w:divBdr>
        </w:div>
        <w:div w:id="1025906351">
          <w:marLeft w:val="640"/>
          <w:marRight w:val="0"/>
          <w:marTop w:val="0"/>
          <w:marBottom w:val="0"/>
          <w:divBdr>
            <w:top w:val="none" w:sz="0" w:space="0" w:color="auto"/>
            <w:left w:val="none" w:sz="0" w:space="0" w:color="auto"/>
            <w:bottom w:val="none" w:sz="0" w:space="0" w:color="auto"/>
            <w:right w:val="none" w:sz="0" w:space="0" w:color="auto"/>
          </w:divBdr>
        </w:div>
        <w:div w:id="1076169781">
          <w:marLeft w:val="640"/>
          <w:marRight w:val="0"/>
          <w:marTop w:val="0"/>
          <w:marBottom w:val="0"/>
          <w:divBdr>
            <w:top w:val="none" w:sz="0" w:space="0" w:color="auto"/>
            <w:left w:val="none" w:sz="0" w:space="0" w:color="auto"/>
            <w:bottom w:val="none" w:sz="0" w:space="0" w:color="auto"/>
            <w:right w:val="none" w:sz="0" w:space="0" w:color="auto"/>
          </w:divBdr>
        </w:div>
        <w:div w:id="1076363330">
          <w:marLeft w:val="640"/>
          <w:marRight w:val="0"/>
          <w:marTop w:val="0"/>
          <w:marBottom w:val="0"/>
          <w:divBdr>
            <w:top w:val="none" w:sz="0" w:space="0" w:color="auto"/>
            <w:left w:val="none" w:sz="0" w:space="0" w:color="auto"/>
            <w:bottom w:val="none" w:sz="0" w:space="0" w:color="auto"/>
            <w:right w:val="none" w:sz="0" w:space="0" w:color="auto"/>
          </w:divBdr>
        </w:div>
        <w:div w:id="1117606780">
          <w:marLeft w:val="640"/>
          <w:marRight w:val="0"/>
          <w:marTop w:val="0"/>
          <w:marBottom w:val="0"/>
          <w:divBdr>
            <w:top w:val="none" w:sz="0" w:space="0" w:color="auto"/>
            <w:left w:val="none" w:sz="0" w:space="0" w:color="auto"/>
            <w:bottom w:val="none" w:sz="0" w:space="0" w:color="auto"/>
            <w:right w:val="none" w:sz="0" w:space="0" w:color="auto"/>
          </w:divBdr>
        </w:div>
        <w:div w:id="1320815280">
          <w:marLeft w:val="640"/>
          <w:marRight w:val="0"/>
          <w:marTop w:val="0"/>
          <w:marBottom w:val="0"/>
          <w:divBdr>
            <w:top w:val="none" w:sz="0" w:space="0" w:color="auto"/>
            <w:left w:val="none" w:sz="0" w:space="0" w:color="auto"/>
            <w:bottom w:val="none" w:sz="0" w:space="0" w:color="auto"/>
            <w:right w:val="none" w:sz="0" w:space="0" w:color="auto"/>
          </w:divBdr>
        </w:div>
        <w:div w:id="1376080197">
          <w:marLeft w:val="640"/>
          <w:marRight w:val="0"/>
          <w:marTop w:val="0"/>
          <w:marBottom w:val="0"/>
          <w:divBdr>
            <w:top w:val="none" w:sz="0" w:space="0" w:color="auto"/>
            <w:left w:val="none" w:sz="0" w:space="0" w:color="auto"/>
            <w:bottom w:val="none" w:sz="0" w:space="0" w:color="auto"/>
            <w:right w:val="none" w:sz="0" w:space="0" w:color="auto"/>
          </w:divBdr>
        </w:div>
        <w:div w:id="1396858724">
          <w:marLeft w:val="640"/>
          <w:marRight w:val="0"/>
          <w:marTop w:val="0"/>
          <w:marBottom w:val="0"/>
          <w:divBdr>
            <w:top w:val="none" w:sz="0" w:space="0" w:color="auto"/>
            <w:left w:val="none" w:sz="0" w:space="0" w:color="auto"/>
            <w:bottom w:val="none" w:sz="0" w:space="0" w:color="auto"/>
            <w:right w:val="none" w:sz="0" w:space="0" w:color="auto"/>
          </w:divBdr>
        </w:div>
        <w:div w:id="1403674483">
          <w:marLeft w:val="640"/>
          <w:marRight w:val="0"/>
          <w:marTop w:val="0"/>
          <w:marBottom w:val="0"/>
          <w:divBdr>
            <w:top w:val="none" w:sz="0" w:space="0" w:color="auto"/>
            <w:left w:val="none" w:sz="0" w:space="0" w:color="auto"/>
            <w:bottom w:val="none" w:sz="0" w:space="0" w:color="auto"/>
            <w:right w:val="none" w:sz="0" w:space="0" w:color="auto"/>
          </w:divBdr>
        </w:div>
        <w:div w:id="1460025584">
          <w:marLeft w:val="640"/>
          <w:marRight w:val="0"/>
          <w:marTop w:val="0"/>
          <w:marBottom w:val="0"/>
          <w:divBdr>
            <w:top w:val="none" w:sz="0" w:space="0" w:color="auto"/>
            <w:left w:val="none" w:sz="0" w:space="0" w:color="auto"/>
            <w:bottom w:val="none" w:sz="0" w:space="0" w:color="auto"/>
            <w:right w:val="none" w:sz="0" w:space="0" w:color="auto"/>
          </w:divBdr>
        </w:div>
        <w:div w:id="1543709254">
          <w:marLeft w:val="640"/>
          <w:marRight w:val="0"/>
          <w:marTop w:val="0"/>
          <w:marBottom w:val="0"/>
          <w:divBdr>
            <w:top w:val="none" w:sz="0" w:space="0" w:color="auto"/>
            <w:left w:val="none" w:sz="0" w:space="0" w:color="auto"/>
            <w:bottom w:val="none" w:sz="0" w:space="0" w:color="auto"/>
            <w:right w:val="none" w:sz="0" w:space="0" w:color="auto"/>
          </w:divBdr>
        </w:div>
        <w:div w:id="1551260247">
          <w:marLeft w:val="640"/>
          <w:marRight w:val="0"/>
          <w:marTop w:val="0"/>
          <w:marBottom w:val="0"/>
          <w:divBdr>
            <w:top w:val="none" w:sz="0" w:space="0" w:color="auto"/>
            <w:left w:val="none" w:sz="0" w:space="0" w:color="auto"/>
            <w:bottom w:val="none" w:sz="0" w:space="0" w:color="auto"/>
            <w:right w:val="none" w:sz="0" w:space="0" w:color="auto"/>
          </w:divBdr>
        </w:div>
        <w:div w:id="1588154365">
          <w:marLeft w:val="640"/>
          <w:marRight w:val="0"/>
          <w:marTop w:val="0"/>
          <w:marBottom w:val="0"/>
          <w:divBdr>
            <w:top w:val="none" w:sz="0" w:space="0" w:color="auto"/>
            <w:left w:val="none" w:sz="0" w:space="0" w:color="auto"/>
            <w:bottom w:val="none" w:sz="0" w:space="0" w:color="auto"/>
            <w:right w:val="none" w:sz="0" w:space="0" w:color="auto"/>
          </w:divBdr>
        </w:div>
        <w:div w:id="1614046989">
          <w:marLeft w:val="640"/>
          <w:marRight w:val="0"/>
          <w:marTop w:val="0"/>
          <w:marBottom w:val="0"/>
          <w:divBdr>
            <w:top w:val="none" w:sz="0" w:space="0" w:color="auto"/>
            <w:left w:val="none" w:sz="0" w:space="0" w:color="auto"/>
            <w:bottom w:val="none" w:sz="0" w:space="0" w:color="auto"/>
            <w:right w:val="none" w:sz="0" w:space="0" w:color="auto"/>
          </w:divBdr>
        </w:div>
        <w:div w:id="1617370404">
          <w:marLeft w:val="640"/>
          <w:marRight w:val="0"/>
          <w:marTop w:val="0"/>
          <w:marBottom w:val="0"/>
          <w:divBdr>
            <w:top w:val="none" w:sz="0" w:space="0" w:color="auto"/>
            <w:left w:val="none" w:sz="0" w:space="0" w:color="auto"/>
            <w:bottom w:val="none" w:sz="0" w:space="0" w:color="auto"/>
            <w:right w:val="none" w:sz="0" w:space="0" w:color="auto"/>
          </w:divBdr>
        </w:div>
        <w:div w:id="1715274876">
          <w:marLeft w:val="640"/>
          <w:marRight w:val="0"/>
          <w:marTop w:val="0"/>
          <w:marBottom w:val="0"/>
          <w:divBdr>
            <w:top w:val="none" w:sz="0" w:space="0" w:color="auto"/>
            <w:left w:val="none" w:sz="0" w:space="0" w:color="auto"/>
            <w:bottom w:val="none" w:sz="0" w:space="0" w:color="auto"/>
            <w:right w:val="none" w:sz="0" w:space="0" w:color="auto"/>
          </w:divBdr>
        </w:div>
        <w:div w:id="1810900885">
          <w:marLeft w:val="640"/>
          <w:marRight w:val="0"/>
          <w:marTop w:val="0"/>
          <w:marBottom w:val="0"/>
          <w:divBdr>
            <w:top w:val="none" w:sz="0" w:space="0" w:color="auto"/>
            <w:left w:val="none" w:sz="0" w:space="0" w:color="auto"/>
            <w:bottom w:val="none" w:sz="0" w:space="0" w:color="auto"/>
            <w:right w:val="none" w:sz="0" w:space="0" w:color="auto"/>
          </w:divBdr>
        </w:div>
        <w:div w:id="1821074203">
          <w:marLeft w:val="640"/>
          <w:marRight w:val="0"/>
          <w:marTop w:val="0"/>
          <w:marBottom w:val="0"/>
          <w:divBdr>
            <w:top w:val="none" w:sz="0" w:space="0" w:color="auto"/>
            <w:left w:val="none" w:sz="0" w:space="0" w:color="auto"/>
            <w:bottom w:val="none" w:sz="0" w:space="0" w:color="auto"/>
            <w:right w:val="none" w:sz="0" w:space="0" w:color="auto"/>
          </w:divBdr>
        </w:div>
        <w:div w:id="1826165472">
          <w:marLeft w:val="640"/>
          <w:marRight w:val="0"/>
          <w:marTop w:val="0"/>
          <w:marBottom w:val="0"/>
          <w:divBdr>
            <w:top w:val="none" w:sz="0" w:space="0" w:color="auto"/>
            <w:left w:val="none" w:sz="0" w:space="0" w:color="auto"/>
            <w:bottom w:val="none" w:sz="0" w:space="0" w:color="auto"/>
            <w:right w:val="none" w:sz="0" w:space="0" w:color="auto"/>
          </w:divBdr>
        </w:div>
        <w:div w:id="1890259119">
          <w:marLeft w:val="640"/>
          <w:marRight w:val="0"/>
          <w:marTop w:val="0"/>
          <w:marBottom w:val="0"/>
          <w:divBdr>
            <w:top w:val="none" w:sz="0" w:space="0" w:color="auto"/>
            <w:left w:val="none" w:sz="0" w:space="0" w:color="auto"/>
            <w:bottom w:val="none" w:sz="0" w:space="0" w:color="auto"/>
            <w:right w:val="none" w:sz="0" w:space="0" w:color="auto"/>
          </w:divBdr>
        </w:div>
        <w:div w:id="1919901156">
          <w:marLeft w:val="640"/>
          <w:marRight w:val="0"/>
          <w:marTop w:val="0"/>
          <w:marBottom w:val="0"/>
          <w:divBdr>
            <w:top w:val="none" w:sz="0" w:space="0" w:color="auto"/>
            <w:left w:val="none" w:sz="0" w:space="0" w:color="auto"/>
            <w:bottom w:val="none" w:sz="0" w:space="0" w:color="auto"/>
            <w:right w:val="none" w:sz="0" w:space="0" w:color="auto"/>
          </w:divBdr>
        </w:div>
        <w:div w:id="1959606378">
          <w:marLeft w:val="640"/>
          <w:marRight w:val="0"/>
          <w:marTop w:val="0"/>
          <w:marBottom w:val="0"/>
          <w:divBdr>
            <w:top w:val="none" w:sz="0" w:space="0" w:color="auto"/>
            <w:left w:val="none" w:sz="0" w:space="0" w:color="auto"/>
            <w:bottom w:val="none" w:sz="0" w:space="0" w:color="auto"/>
            <w:right w:val="none" w:sz="0" w:space="0" w:color="auto"/>
          </w:divBdr>
        </w:div>
        <w:div w:id="2019575521">
          <w:marLeft w:val="640"/>
          <w:marRight w:val="0"/>
          <w:marTop w:val="0"/>
          <w:marBottom w:val="0"/>
          <w:divBdr>
            <w:top w:val="none" w:sz="0" w:space="0" w:color="auto"/>
            <w:left w:val="none" w:sz="0" w:space="0" w:color="auto"/>
            <w:bottom w:val="none" w:sz="0" w:space="0" w:color="auto"/>
            <w:right w:val="none" w:sz="0" w:space="0" w:color="auto"/>
          </w:divBdr>
        </w:div>
        <w:div w:id="2028671790">
          <w:marLeft w:val="640"/>
          <w:marRight w:val="0"/>
          <w:marTop w:val="0"/>
          <w:marBottom w:val="0"/>
          <w:divBdr>
            <w:top w:val="none" w:sz="0" w:space="0" w:color="auto"/>
            <w:left w:val="none" w:sz="0" w:space="0" w:color="auto"/>
            <w:bottom w:val="none" w:sz="0" w:space="0" w:color="auto"/>
            <w:right w:val="none" w:sz="0" w:space="0" w:color="auto"/>
          </w:divBdr>
        </w:div>
        <w:div w:id="2099787864">
          <w:marLeft w:val="640"/>
          <w:marRight w:val="0"/>
          <w:marTop w:val="0"/>
          <w:marBottom w:val="0"/>
          <w:divBdr>
            <w:top w:val="none" w:sz="0" w:space="0" w:color="auto"/>
            <w:left w:val="none" w:sz="0" w:space="0" w:color="auto"/>
            <w:bottom w:val="none" w:sz="0" w:space="0" w:color="auto"/>
            <w:right w:val="none" w:sz="0" w:space="0" w:color="auto"/>
          </w:divBdr>
        </w:div>
      </w:divsChild>
    </w:div>
    <w:div w:id="2000186338">
      <w:bodyDiv w:val="1"/>
      <w:marLeft w:val="0"/>
      <w:marRight w:val="0"/>
      <w:marTop w:val="0"/>
      <w:marBottom w:val="0"/>
      <w:divBdr>
        <w:top w:val="none" w:sz="0" w:space="0" w:color="auto"/>
        <w:left w:val="none" w:sz="0" w:space="0" w:color="auto"/>
        <w:bottom w:val="none" w:sz="0" w:space="0" w:color="auto"/>
        <w:right w:val="none" w:sz="0" w:space="0" w:color="auto"/>
      </w:divBdr>
    </w:div>
    <w:div w:id="2004817670">
      <w:marLeft w:val="640"/>
      <w:marRight w:val="0"/>
      <w:marTop w:val="0"/>
      <w:marBottom w:val="0"/>
      <w:divBdr>
        <w:top w:val="none" w:sz="0" w:space="0" w:color="auto"/>
        <w:left w:val="none" w:sz="0" w:space="0" w:color="auto"/>
        <w:bottom w:val="none" w:sz="0" w:space="0" w:color="auto"/>
        <w:right w:val="none" w:sz="0" w:space="0" w:color="auto"/>
      </w:divBdr>
    </w:div>
    <w:div w:id="2006012691">
      <w:marLeft w:val="640"/>
      <w:marRight w:val="0"/>
      <w:marTop w:val="0"/>
      <w:marBottom w:val="0"/>
      <w:divBdr>
        <w:top w:val="none" w:sz="0" w:space="0" w:color="auto"/>
        <w:left w:val="none" w:sz="0" w:space="0" w:color="auto"/>
        <w:bottom w:val="none" w:sz="0" w:space="0" w:color="auto"/>
        <w:right w:val="none" w:sz="0" w:space="0" w:color="auto"/>
      </w:divBdr>
    </w:div>
    <w:div w:id="2008164619">
      <w:marLeft w:val="640"/>
      <w:marRight w:val="0"/>
      <w:marTop w:val="0"/>
      <w:marBottom w:val="0"/>
      <w:divBdr>
        <w:top w:val="none" w:sz="0" w:space="0" w:color="auto"/>
        <w:left w:val="none" w:sz="0" w:space="0" w:color="auto"/>
        <w:bottom w:val="none" w:sz="0" w:space="0" w:color="auto"/>
        <w:right w:val="none" w:sz="0" w:space="0" w:color="auto"/>
      </w:divBdr>
    </w:div>
    <w:div w:id="2009597950">
      <w:marLeft w:val="640"/>
      <w:marRight w:val="0"/>
      <w:marTop w:val="0"/>
      <w:marBottom w:val="0"/>
      <w:divBdr>
        <w:top w:val="none" w:sz="0" w:space="0" w:color="auto"/>
        <w:left w:val="none" w:sz="0" w:space="0" w:color="auto"/>
        <w:bottom w:val="none" w:sz="0" w:space="0" w:color="auto"/>
        <w:right w:val="none" w:sz="0" w:space="0" w:color="auto"/>
      </w:divBdr>
    </w:div>
    <w:div w:id="2010474189">
      <w:marLeft w:val="640"/>
      <w:marRight w:val="0"/>
      <w:marTop w:val="0"/>
      <w:marBottom w:val="0"/>
      <w:divBdr>
        <w:top w:val="none" w:sz="0" w:space="0" w:color="auto"/>
        <w:left w:val="none" w:sz="0" w:space="0" w:color="auto"/>
        <w:bottom w:val="none" w:sz="0" w:space="0" w:color="auto"/>
        <w:right w:val="none" w:sz="0" w:space="0" w:color="auto"/>
      </w:divBdr>
    </w:div>
    <w:div w:id="2013138579">
      <w:marLeft w:val="640"/>
      <w:marRight w:val="0"/>
      <w:marTop w:val="0"/>
      <w:marBottom w:val="0"/>
      <w:divBdr>
        <w:top w:val="none" w:sz="0" w:space="0" w:color="auto"/>
        <w:left w:val="none" w:sz="0" w:space="0" w:color="auto"/>
        <w:bottom w:val="none" w:sz="0" w:space="0" w:color="auto"/>
        <w:right w:val="none" w:sz="0" w:space="0" w:color="auto"/>
      </w:divBdr>
    </w:div>
    <w:div w:id="2017920139">
      <w:marLeft w:val="640"/>
      <w:marRight w:val="0"/>
      <w:marTop w:val="0"/>
      <w:marBottom w:val="0"/>
      <w:divBdr>
        <w:top w:val="none" w:sz="0" w:space="0" w:color="auto"/>
        <w:left w:val="none" w:sz="0" w:space="0" w:color="auto"/>
        <w:bottom w:val="none" w:sz="0" w:space="0" w:color="auto"/>
        <w:right w:val="none" w:sz="0" w:space="0" w:color="auto"/>
      </w:divBdr>
    </w:div>
    <w:div w:id="2020086118">
      <w:marLeft w:val="640"/>
      <w:marRight w:val="0"/>
      <w:marTop w:val="0"/>
      <w:marBottom w:val="0"/>
      <w:divBdr>
        <w:top w:val="none" w:sz="0" w:space="0" w:color="auto"/>
        <w:left w:val="none" w:sz="0" w:space="0" w:color="auto"/>
        <w:bottom w:val="none" w:sz="0" w:space="0" w:color="auto"/>
        <w:right w:val="none" w:sz="0" w:space="0" w:color="auto"/>
      </w:divBdr>
    </w:div>
    <w:div w:id="2020159279">
      <w:marLeft w:val="640"/>
      <w:marRight w:val="0"/>
      <w:marTop w:val="0"/>
      <w:marBottom w:val="0"/>
      <w:divBdr>
        <w:top w:val="none" w:sz="0" w:space="0" w:color="auto"/>
        <w:left w:val="none" w:sz="0" w:space="0" w:color="auto"/>
        <w:bottom w:val="none" w:sz="0" w:space="0" w:color="auto"/>
        <w:right w:val="none" w:sz="0" w:space="0" w:color="auto"/>
      </w:divBdr>
    </w:div>
    <w:div w:id="2023896494">
      <w:marLeft w:val="640"/>
      <w:marRight w:val="0"/>
      <w:marTop w:val="0"/>
      <w:marBottom w:val="0"/>
      <w:divBdr>
        <w:top w:val="none" w:sz="0" w:space="0" w:color="auto"/>
        <w:left w:val="none" w:sz="0" w:space="0" w:color="auto"/>
        <w:bottom w:val="none" w:sz="0" w:space="0" w:color="auto"/>
        <w:right w:val="none" w:sz="0" w:space="0" w:color="auto"/>
      </w:divBdr>
    </w:div>
    <w:div w:id="2024432675">
      <w:marLeft w:val="640"/>
      <w:marRight w:val="0"/>
      <w:marTop w:val="0"/>
      <w:marBottom w:val="0"/>
      <w:divBdr>
        <w:top w:val="none" w:sz="0" w:space="0" w:color="auto"/>
        <w:left w:val="none" w:sz="0" w:space="0" w:color="auto"/>
        <w:bottom w:val="none" w:sz="0" w:space="0" w:color="auto"/>
        <w:right w:val="none" w:sz="0" w:space="0" w:color="auto"/>
      </w:divBdr>
    </w:div>
    <w:div w:id="2027174721">
      <w:marLeft w:val="640"/>
      <w:marRight w:val="0"/>
      <w:marTop w:val="0"/>
      <w:marBottom w:val="0"/>
      <w:divBdr>
        <w:top w:val="none" w:sz="0" w:space="0" w:color="auto"/>
        <w:left w:val="none" w:sz="0" w:space="0" w:color="auto"/>
        <w:bottom w:val="none" w:sz="0" w:space="0" w:color="auto"/>
        <w:right w:val="none" w:sz="0" w:space="0" w:color="auto"/>
      </w:divBdr>
    </w:div>
    <w:div w:id="2028019315">
      <w:marLeft w:val="640"/>
      <w:marRight w:val="0"/>
      <w:marTop w:val="0"/>
      <w:marBottom w:val="0"/>
      <w:divBdr>
        <w:top w:val="none" w:sz="0" w:space="0" w:color="auto"/>
        <w:left w:val="none" w:sz="0" w:space="0" w:color="auto"/>
        <w:bottom w:val="none" w:sz="0" w:space="0" w:color="auto"/>
        <w:right w:val="none" w:sz="0" w:space="0" w:color="auto"/>
      </w:divBdr>
    </w:div>
    <w:div w:id="2028748639">
      <w:marLeft w:val="640"/>
      <w:marRight w:val="0"/>
      <w:marTop w:val="0"/>
      <w:marBottom w:val="0"/>
      <w:divBdr>
        <w:top w:val="none" w:sz="0" w:space="0" w:color="auto"/>
        <w:left w:val="none" w:sz="0" w:space="0" w:color="auto"/>
        <w:bottom w:val="none" w:sz="0" w:space="0" w:color="auto"/>
        <w:right w:val="none" w:sz="0" w:space="0" w:color="auto"/>
      </w:divBdr>
    </w:div>
    <w:div w:id="2029524919">
      <w:marLeft w:val="640"/>
      <w:marRight w:val="0"/>
      <w:marTop w:val="0"/>
      <w:marBottom w:val="0"/>
      <w:divBdr>
        <w:top w:val="none" w:sz="0" w:space="0" w:color="auto"/>
        <w:left w:val="none" w:sz="0" w:space="0" w:color="auto"/>
        <w:bottom w:val="none" w:sz="0" w:space="0" w:color="auto"/>
        <w:right w:val="none" w:sz="0" w:space="0" w:color="auto"/>
      </w:divBdr>
    </w:div>
    <w:div w:id="2030912814">
      <w:marLeft w:val="640"/>
      <w:marRight w:val="0"/>
      <w:marTop w:val="0"/>
      <w:marBottom w:val="0"/>
      <w:divBdr>
        <w:top w:val="none" w:sz="0" w:space="0" w:color="auto"/>
        <w:left w:val="none" w:sz="0" w:space="0" w:color="auto"/>
        <w:bottom w:val="none" w:sz="0" w:space="0" w:color="auto"/>
        <w:right w:val="none" w:sz="0" w:space="0" w:color="auto"/>
      </w:divBdr>
    </w:div>
    <w:div w:id="2044675396">
      <w:marLeft w:val="640"/>
      <w:marRight w:val="0"/>
      <w:marTop w:val="0"/>
      <w:marBottom w:val="0"/>
      <w:divBdr>
        <w:top w:val="none" w:sz="0" w:space="0" w:color="auto"/>
        <w:left w:val="none" w:sz="0" w:space="0" w:color="auto"/>
        <w:bottom w:val="none" w:sz="0" w:space="0" w:color="auto"/>
        <w:right w:val="none" w:sz="0" w:space="0" w:color="auto"/>
      </w:divBdr>
    </w:div>
    <w:div w:id="2045009896">
      <w:marLeft w:val="640"/>
      <w:marRight w:val="0"/>
      <w:marTop w:val="0"/>
      <w:marBottom w:val="0"/>
      <w:divBdr>
        <w:top w:val="none" w:sz="0" w:space="0" w:color="auto"/>
        <w:left w:val="none" w:sz="0" w:space="0" w:color="auto"/>
        <w:bottom w:val="none" w:sz="0" w:space="0" w:color="auto"/>
        <w:right w:val="none" w:sz="0" w:space="0" w:color="auto"/>
      </w:divBdr>
    </w:div>
    <w:div w:id="2046905757">
      <w:marLeft w:val="640"/>
      <w:marRight w:val="0"/>
      <w:marTop w:val="0"/>
      <w:marBottom w:val="0"/>
      <w:divBdr>
        <w:top w:val="none" w:sz="0" w:space="0" w:color="auto"/>
        <w:left w:val="none" w:sz="0" w:space="0" w:color="auto"/>
        <w:bottom w:val="none" w:sz="0" w:space="0" w:color="auto"/>
        <w:right w:val="none" w:sz="0" w:space="0" w:color="auto"/>
      </w:divBdr>
    </w:div>
    <w:div w:id="2049186354">
      <w:marLeft w:val="640"/>
      <w:marRight w:val="0"/>
      <w:marTop w:val="0"/>
      <w:marBottom w:val="0"/>
      <w:divBdr>
        <w:top w:val="none" w:sz="0" w:space="0" w:color="auto"/>
        <w:left w:val="none" w:sz="0" w:space="0" w:color="auto"/>
        <w:bottom w:val="none" w:sz="0" w:space="0" w:color="auto"/>
        <w:right w:val="none" w:sz="0" w:space="0" w:color="auto"/>
      </w:divBdr>
    </w:div>
    <w:div w:id="2050375890">
      <w:marLeft w:val="640"/>
      <w:marRight w:val="0"/>
      <w:marTop w:val="0"/>
      <w:marBottom w:val="0"/>
      <w:divBdr>
        <w:top w:val="none" w:sz="0" w:space="0" w:color="auto"/>
        <w:left w:val="none" w:sz="0" w:space="0" w:color="auto"/>
        <w:bottom w:val="none" w:sz="0" w:space="0" w:color="auto"/>
        <w:right w:val="none" w:sz="0" w:space="0" w:color="auto"/>
      </w:divBdr>
    </w:div>
    <w:div w:id="2051496346">
      <w:marLeft w:val="640"/>
      <w:marRight w:val="0"/>
      <w:marTop w:val="0"/>
      <w:marBottom w:val="0"/>
      <w:divBdr>
        <w:top w:val="none" w:sz="0" w:space="0" w:color="auto"/>
        <w:left w:val="none" w:sz="0" w:space="0" w:color="auto"/>
        <w:bottom w:val="none" w:sz="0" w:space="0" w:color="auto"/>
        <w:right w:val="none" w:sz="0" w:space="0" w:color="auto"/>
      </w:divBdr>
    </w:div>
    <w:div w:id="2053532704">
      <w:marLeft w:val="640"/>
      <w:marRight w:val="0"/>
      <w:marTop w:val="0"/>
      <w:marBottom w:val="0"/>
      <w:divBdr>
        <w:top w:val="none" w:sz="0" w:space="0" w:color="auto"/>
        <w:left w:val="none" w:sz="0" w:space="0" w:color="auto"/>
        <w:bottom w:val="none" w:sz="0" w:space="0" w:color="auto"/>
        <w:right w:val="none" w:sz="0" w:space="0" w:color="auto"/>
      </w:divBdr>
    </w:div>
    <w:div w:id="2056542537">
      <w:marLeft w:val="640"/>
      <w:marRight w:val="0"/>
      <w:marTop w:val="0"/>
      <w:marBottom w:val="0"/>
      <w:divBdr>
        <w:top w:val="none" w:sz="0" w:space="0" w:color="auto"/>
        <w:left w:val="none" w:sz="0" w:space="0" w:color="auto"/>
        <w:bottom w:val="none" w:sz="0" w:space="0" w:color="auto"/>
        <w:right w:val="none" w:sz="0" w:space="0" w:color="auto"/>
      </w:divBdr>
    </w:div>
    <w:div w:id="2066443067">
      <w:marLeft w:val="640"/>
      <w:marRight w:val="0"/>
      <w:marTop w:val="0"/>
      <w:marBottom w:val="0"/>
      <w:divBdr>
        <w:top w:val="none" w:sz="0" w:space="0" w:color="auto"/>
        <w:left w:val="none" w:sz="0" w:space="0" w:color="auto"/>
        <w:bottom w:val="none" w:sz="0" w:space="0" w:color="auto"/>
        <w:right w:val="none" w:sz="0" w:space="0" w:color="auto"/>
      </w:divBdr>
    </w:div>
    <w:div w:id="2070378399">
      <w:marLeft w:val="640"/>
      <w:marRight w:val="0"/>
      <w:marTop w:val="0"/>
      <w:marBottom w:val="0"/>
      <w:divBdr>
        <w:top w:val="none" w:sz="0" w:space="0" w:color="auto"/>
        <w:left w:val="none" w:sz="0" w:space="0" w:color="auto"/>
        <w:bottom w:val="none" w:sz="0" w:space="0" w:color="auto"/>
        <w:right w:val="none" w:sz="0" w:space="0" w:color="auto"/>
      </w:divBdr>
    </w:div>
    <w:div w:id="2072732710">
      <w:marLeft w:val="640"/>
      <w:marRight w:val="0"/>
      <w:marTop w:val="0"/>
      <w:marBottom w:val="0"/>
      <w:divBdr>
        <w:top w:val="none" w:sz="0" w:space="0" w:color="auto"/>
        <w:left w:val="none" w:sz="0" w:space="0" w:color="auto"/>
        <w:bottom w:val="none" w:sz="0" w:space="0" w:color="auto"/>
        <w:right w:val="none" w:sz="0" w:space="0" w:color="auto"/>
      </w:divBdr>
    </w:div>
    <w:div w:id="2073498215">
      <w:marLeft w:val="640"/>
      <w:marRight w:val="0"/>
      <w:marTop w:val="0"/>
      <w:marBottom w:val="0"/>
      <w:divBdr>
        <w:top w:val="none" w:sz="0" w:space="0" w:color="auto"/>
        <w:left w:val="none" w:sz="0" w:space="0" w:color="auto"/>
        <w:bottom w:val="none" w:sz="0" w:space="0" w:color="auto"/>
        <w:right w:val="none" w:sz="0" w:space="0" w:color="auto"/>
      </w:divBdr>
    </w:div>
    <w:div w:id="2075425826">
      <w:bodyDiv w:val="1"/>
      <w:marLeft w:val="0"/>
      <w:marRight w:val="0"/>
      <w:marTop w:val="0"/>
      <w:marBottom w:val="0"/>
      <w:divBdr>
        <w:top w:val="none" w:sz="0" w:space="0" w:color="auto"/>
        <w:left w:val="none" w:sz="0" w:space="0" w:color="auto"/>
        <w:bottom w:val="none" w:sz="0" w:space="0" w:color="auto"/>
        <w:right w:val="none" w:sz="0" w:space="0" w:color="auto"/>
      </w:divBdr>
    </w:div>
    <w:div w:id="2077585049">
      <w:marLeft w:val="640"/>
      <w:marRight w:val="0"/>
      <w:marTop w:val="0"/>
      <w:marBottom w:val="0"/>
      <w:divBdr>
        <w:top w:val="none" w:sz="0" w:space="0" w:color="auto"/>
        <w:left w:val="none" w:sz="0" w:space="0" w:color="auto"/>
        <w:bottom w:val="none" w:sz="0" w:space="0" w:color="auto"/>
        <w:right w:val="none" w:sz="0" w:space="0" w:color="auto"/>
      </w:divBdr>
    </w:div>
    <w:div w:id="2079939289">
      <w:marLeft w:val="640"/>
      <w:marRight w:val="0"/>
      <w:marTop w:val="0"/>
      <w:marBottom w:val="0"/>
      <w:divBdr>
        <w:top w:val="none" w:sz="0" w:space="0" w:color="auto"/>
        <w:left w:val="none" w:sz="0" w:space="0" w:color="auto"/>
        <w:bottom w:val="none" w:sz="0" w:space="0" w:color="auto"/>
        <w:right w:val="none" w:sz="0" w:space="0" w:color="auto"/>
      </w:divBdr>
    </w:div>
    <w:div w:id="2081711925">
      <w:marLeft w:val="640"/>
      <w:marRight w:val="0"/>
      <w:marTop w:val="0"/>
      <w:marBottom w:val="0"/>
      <w:divBdr>
        <w:top w:val="none" w:sz="0" w:space="0" w:color="auto"/>
        <w:left w:val="none" w:sz="0" w:space="0" w:color="auto"/>
        <w:bottom w:val="none" w:sz="0" w:space="0" w:color="auto"/>
        <w:right w:val="none" w:sz="0" w:space="0" w:color="auto"/>
      </w:divBdr>
    </w:div>
    <w:div w:id="2082753659">
      <w:marLeft w:val="640"/>
      <w:marRight w:val="0"/>
      <w:marTop w:val="0"/>
      <w:marBottom w:val="0"/>
      <w:divBdr>
        <w:top w:val="none" w:sz="0" w:space="0" w:color="auto"/>
        <w:left w:val="none" w:sz="0" w:space="0" w:color="auto"/>
        <w:bottom w:val="none" w:sz="0" w:space="0" w:color="auto"/>
        <w:right w:val="none" w:sz="0" w:space="0" w:color="auto"/>
      </w:divBdr>
    </w:div>
    <w:div w:id="2089034221">
      <w:marLeft w:val="640"/>
      <w:marRight w:val="0"/>
      <w:marTop w:val="0"/>
      <w:marBottom w:val="0"/>
      <w:divBdr>
        <w:top w:val="none" w:sz="0" w:space="0" w:color="auto"/>
        <w:left w:val="none" w:sz="0" w:space="0" w:color="auto"/>
        <w:bottom w:val="none" w:sz="0" w:space="0" w:color="auto"/>
        <w:right w:val="none" w:sz="0" w:space="0" w:color="auto"/>
      </w:divBdr>
    </w:div>
    <w:div w:id="2091196043">
      <w:marLeft w:val="640"/>
      <w:marRight w:val="0"/>
      <w:marTop w:val="0"/>
      <w:marBottom w:val="0"/>
      <w:divBdr>
        <w:top w:val="none" w:sz="0" w:space="0" w:color="auto"/>
        <w:left w:val="none" w:sz="0" w:space="0" w:color="auto"/>
        <w:bottom w:val="none" w:sz="0" w:space="0" w:color="auto"/>
        <w:right w:val="none" w:sz="0" w:space="0" w:color="auto"/>
      </w:divBdr>
    </w:div>
    <w:div w:id="2096900540">
      <w:marLeft w:val="640"/>
      <w:marRight w:val="0"/>
      <w:marTop w:val="0"/>
      <w:marBottom w:val="0"/>
      <w:divBdr>
        <w:top w:val="none" w:sz="0" w:space="0" w:color="auto"/>
        <w:left w:val="none" w:sz="0" w:space="0" w:color="auto"/>
        <w:bottom w:val="none" w:sz="0" w:space="0" w:color="auto"/>
        <w:right w:val="none" w:sz="0" w:space="0" w:color="auto"/>
      </w:divBdr>
    </w:div>
    <w:div w:id="2099472817">
      <w:marLeft w:val="640"/>
      <w:marRight w:val="0"/>
      <w:marTop w:val="0"/>
      <w:marBottom w:val="0"/>
      <w:divBdr>
        <w:top w:val="none" w:sz="0" w:space="0" w:color="auto"/>
        <w:left w:val="none" w:sz="0" w:space="0" w:color="auto"/>
        <w:bottom w:val="none" w:sz="0" w:space="0" w:color="auto"/>
        <w:right w:val="none" w:sz="0" w:space="0" w:color="auto"/>
      </w:divBdr>
    </w:div>
    <w:div w:id="2099986302">
      <w:marLeft w:val="640"/>
      <w:marRight w:val="0"/>
      <w:marTop w:val="0"/>
      <w:marBottom w:val="0"/>
      <w:divBdr>
        <w:top w:val="none" w:sz="0" w:space="0" w:color="auto"/>
        <w:left w:val="none" w:sz="0" w:space="0" w:color="auto"/>
        <w:bottom w:val="none" w:sz="0" w:space="0" w:color="auto"/>
        <w:right w:val="none" w:sz="0" w:space="0" w:color="auto"/>
      </w:divBdr>
    </w:div>
    <w:div w:id="2102986469">
      <w:marLeft w:val="640"/>
      <w:marRight w:val="0"/>
      <w:marTop w:val="0"/>
      <w:marBottom w:val="0"/>
      <w:divBdr>
        <w:top w:val="none" w:sz="0" w:space="0" w:color="auto"/>
        <w:left w:val="none" w:sz="0" w:space="0" w:color="auto"/>
        <w:bottom w:val="none" w:sz="0" w:space="0" w:color="auto"/>
        <w:right w:val="none" w:sz="0" w:space="0" w:color="auto"/>
      </w:divBdr>
    </w:div>
    <w:div w:id="2104371524">
      <w:marLeft w:val="640"/>
      <w:marRight w:val="0"/>
      <w:marTop w:val="0"/>
      <w:marBottom w:val="0"/>
      <w:divBdr>
        <w:top w:val="none" w:sz="0" w:space="0" w:color="auto"/>
        <w:left w:val="none" w:sz="0" w:space="0" w:color="auto"/>
        <w:bottom w:val="none" w:sz="0" w:space="0" w:color="auto"/>
        <w:right w:val="none" w:sz="0" w:space="0" w:color="auto"/>
      </w:divBdr>
    </w:div>
    <w:div w:id="2105690007">
      <w:marLeft w:val="640"/>
      <w:marRight w:val="0"/>
      <w:marTop w:val="0"/>
      <w:marBottom w:val="0"/>
      <w:divBdr>
        <w:top w:val="none" w:sz="0" w:space="0" w:color="auto"/>
        <w:left w:val="none" w:sz="0" w:space="0" w:color="auto"/>
        <w:bottom w:val="none" w:sz="0" w:space="0" w:color="auto"/>
        <w:right w:val="none" w:sz="0" w:space="0" w:color="auto"/>
      </w:divBdr>
    </w:div>
    <w:div w:id="2110079975">
      <w:marLeft w:val="640"/>
      <w:marRight w:val="0"/>
      <w:marTop w:val="0"/>
      <w:marBottom w:val="0"/>
      <w:divBdr>
        <w:top w:val="none" w:sz="0" w:space="0" w:color="auto"/>
        <w:left w:val="none" w:sz="0" w:space="0" w:color="auto"/>
        <w:bottom w:val="none" w:sz="0" w:space="0" w:color="auto"/>
        <w:right w:val="none" w:sz="0" w:space="0" w:color="auto"/>
      </w:divBdr>
    </w:div>
    <w:div w:id="2116366815">
      <w:bodyDiv w:val="1"/>
      <w:marLeft w:val="0"/>
      <w:marRight w:val="0"/>
      <w:marTop w:val="0"/>
      <w:marBottom w:val="0"/>
      <w:divBdr>
        <w:top w:val="none" w:sz="0" w:space="0" w:color="auto"/>
        <w:left w:val="none" w:sz="0" w:space="0" w:color="auto"/>
        <w:bottom w:val="none" w:sz="0" w:space="0" w:color="auto"/>
        <w:right w:val="none" w:sz="0" w:space="0" w:color="auto"/>
      </w:divBdr>
      <w:divsChild>
        <w:div w:id="1206331111">
          <w:marLeft w:val="0"/>
          <w:marRight w:val="0"/>
          <w:marTop w:val="0"/>
          <w:marBottom w:val="0"/>
          <w:divBdr>
            <w:top w:val="none" w:sz="0" w:space="0" w:color="auto"/>
            <w:left w:val="none" w:sz="0" w:space="0" w:color="auto"/>
            <w:bottom w:val="none" w:sz="0" w:space="0" w:color="auto"/>
            <w:right w:val="none" w:sz="0" w:space="0" w:color="auto"/>
          </w:divBdr>
          <w:divsChild>
            <w:div w:id="723992679">
              <w:marLeft w:val="0"/>
              <w:marRight w:val="0"/>
              <w:marTop w:val="0"/>
              <w:marBottom w:val="0"/>
              <w:divBdr>
                <w:top w:val="none" w:sz="0" w:space="0" w:color="auto"/>
                <w:left w:val="none" w:sz="0" w:space="0" w:color="auto"/>
                <w:bottom w:val="none" w:sz="0" w:space="0" w:color="auto"/>
                <w:right w:val="none" w:sz="0" w:space="0" w:color="auto"/>
              </w:divBdr>
              <w:divsChild>
                <w:div w:id="179903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942506">
      <w:marLeft w:val="640"/>
      <w:marRight w:val="0"/>
      <w:marTop w:val="0"/>
      <w:marBottom w:val="0"/>
      <w:divBdr>
        <w:top w:val="none" w:sz="0" w:space="0" w:color="auto"/>
        <w:left w:val="none" w:sz="0" w:space="0" w:color="auto"/>
        <w:bottom w:val="none" w:sz="0" w:space="0" w:color="auto"/>
        <w:right w:val="none" w:sz="0" w:space="0" w:color="auto"/>
      </w:divBdr>
    </w:div>
    <w:div w:id="2119442360">
      <w:marLeft w:val="640"/>
      <w:marRight w:val="0"/>
      <w:marTop w:val="0"/>
      <w:marBottom w:val="0"/>
      <w:divBdr>
        <w:top w:val="none" w:sz="0" w:space="0" w:color="auto"/>
        <w:left w:val="none" w:sz="0" w:space="0" w:color="auto"/>
        <w:bottom w:val="none" w:sz="0" w:space="0" w:color="auto"/>
        <w:right w:val="none" w:sz="0" w:space="0" w:color="auto"/>
      </w:divBdr>
    </w:div>
    <w:div w:id="2122530540">
      <w:marLeft w:val="640"/>
      <w:marRight w:val="0"/>
      <w:marTop w:val="0"/>
      <w:marBottom w:val="0"/>
      <w:divBdr>
        <w:top w:val="none" w:sz="0" w:space="0" w:color="auto"/>
        <w:left w:val="none" w:sz="0" w:space="0" w:color="auto"/>
        <w:bottom w:val="none" w:sz="0" w:space="0" w:color="auto"/>
        <w:right w:val="none" w:sz="0" w:space="0" w:color="auto"/>
      </w:divBdr>
    </w:div>
    <w:div w:id="2123259241">
      <w:marLeft w:val="640"/>
      <w:marRight w:val="0"/>
      <w:marTop w:val="0"/>
      <w:marBottom w:val="0"/>
      <w:divBdr>
        <w:top w:val="none" w:sz="0" w:space="0" w:color="auto"/>
        <w:left w:val="none" w:sz="0" w:space="0" w:color="auto"/>
        <w:bottom w:val="none" w:sz="0" w:space="0" w:color="auto"/>
        <w:right w:val="none" w:sz="0" w:space="0" w:color="auto"/>
      </w:divBdr>
    </w:div>
    <w:div w:id="2123500227">
      <w:marLeft w:val="640"/>
      <w:marRight w:val="0"/>
      <w:marTop w:val="0"/>
      <w:marBottom w:val="0"/>
      <w:divBdr>
        <w:top w:val="none" w:sz="0" w:space="0" w:color="auto"/>
        <w:left w:val="none" w:sz="0" w:space="0" w:color="auto"/>
        <w:bottom w:val="none" w:sz="0" w:space="0" w:color="auto"/>
        <w:right w:val="none" w:sz="0" w:space="0" w:color="auto"/>
      </w:divBdr>
    </w:div>
    <w:div w:id="2125079747">
      <w:marLeft w:val="640"/>
      <w:marRight w:val="0"/>
      <w:marTop w:val="0"/>
      <w:marBottom w:val="0"/>
      <w:divBdr>
        <w:top w:val="none" w:sz="0" w:space="0" w:color="auto"/>
        <w:left w:val="none" w:sz="0" w:space="0" w:color="auto"/>
        <w:bottom w:val="none" w:sz="0" w:space="0" w:color="auto"/>
        <w:right w:val="none" w:sz="0" w:space="0" w:color="auto"/>
      </w:divBdr>
    </w:div>
    <w:div w:id="2130514195">
      <w:marLeft w:val="640"/>
      <w:marRight w:val="0"/>
      <w:marTop w:val="0"/>
      <w:marBottom w:val="0"/>
      <w:divBdr>
        <w:top w:val="none" w:sz="0" w:space="0" w:color="auto"/>
        <w:left w:val="none" w:sz="0" w:space="0" w:color="auto"/>
        <w:bottom w:val="none" w:sz="0" w:space="0" w:color="auto"/>
        <w:right w:val="none" w:sz="0" w:space="0" w:color="auto"/>
      </w:divBdr>
    </w:div>
    <w:div w:id="2130974133">
      <w:marLeft w:val="640"/>
      <w:marRight w:val="0"/>
      <w:marTop w:val="0"/>
      <w:marBottom w:val="0"/>
      <w:divBdr>
        <w:top w:val="none" w:sz="0" w:space="0" w:color="auto"/>
        <w:left w:val="none" w:sz="0" w:space="0" w:color="auto"/>
        <w:bottom w:val="none" w:sz="0" w:space="0" w:color="auto"/>
        <w:right w:val="none" w:sz="0" w:space="0" w:color="auto"/>
      </w:divBdr>
    </w:div>
    <w:div w:id="2135102505">
      <w:bodyDiv w:val="1"/>
      <w:marLeft w:val="0"/>
      <w:marRight w:val="0"/>
      <w:marTop w:val="0"/>
      <w:marBottom w:val="0"/>
      <w:divBdr>
        <w:top w:val="none" w:sz="0" w:space="0" w:color="auto"/>
        <w:left w:val="none" w:sz="0" w:space="0" w:color="auto"/>
        <w:bottom w:val="none" w:sz="0" w:space="0" w:color="auto"/>
        <w:right w:val="none" w:sz="0" w:space="0" w:color="auto"/>
      </w:divBdr>
      <w:divsChild>
        <w:div w:id="14426580">
          <w:marLeft w:val="640"/>
          <w:marRight w:val="0"/>
          <w:marTop w:val="0"/>
          <w:marBottom w:val="0"/>
          <w:divBdr>
            <w:top w:val="none" w:sz="0" w:space="0" w:color="auto"/>
            <w:left w:val="none" w:sz="0" w:space="0" w:color="auto"/>
            <w:bottom w:val="none" w:sz="0" w:space="0" w:color="auto"/>
            <w:right w:val="none" w:sz="0" w:space="0" w:color="auto"/>
          </w:divBdr>
        </w:div>
        <w:div w:id="33430796">
          <w:marLeft w:val="640"/>
          <w:marRight w:val="0"/>
          <w:marTop w:val="0"/>
          <w:marBottom w:val="0"/>
          <w:divBdr>
            <w:top w:val="none" w:sz="0" w:space="0" w:color="auto"/>
            <w:left w:val="none" w:sz="0" w:space="0" w:color="auto"/>
            <w:bottom w:val="none" w:sz="0" w:space="0" w:color="auto"/>
            <w:right w:val="none" w:sz="0" w:space="0" w:color="auto"/>
          </w:divBdr>
        </w:div>
        <w:div w:id="43257954">
          <w:marLeft w:val="640"/>
          <w:marRight w:val="0"/>
          <w:marTop w:val="0"/>
          <w:marBottom w:val="0"/>
          <w:divBdr>
            <w:top w:val="none" w:sz="0" w:space="0" w:color="auto"/>
            <w:left w:val="none" w:sz="0" w:space="0" w:color="auto"/>
            <w:bottom w:val="none" w:sz="0" w:space="0" w:color="auto"/>
            <w:right w:val="none" w:sz="0" w:space="0" w:color="auto"/>
          </w:divBdr>
        </w:div>
        <w:div w:id="53352718">
          <w:marLeft w:val="640"/>
          <w:marRight w:val="0"/>
          <w:marTop w:val="0"/>
          <w:marBottom w:val="0"/>
          <w:divBdr>
            <w:top w:val="none" w:sz="0" w:space="0" w:color="auto"/>
            <w:left w:val="none" w:sz="0" w:space="0" w:color="auto"/>
            <w:bottom w:val="none" w:sz="0" w:space="0" w:color="auto"/>
            <w:right w:val="none" w:sz="0" w:space="0" w:color="auto"/>
          </w:divBdr>
        </w:div>
        <w:div w:id="177936280">
          <w:marLeft w:val="640"/>
          <w:marRight w:val="0"/>
          <w:marTop w:val="0"/>
          <w:marBottom w:val="0"/>
          <w:divBdr>
            <w:top w:val="none" w:sz="0" w:space="0" w:color="auto"/>
            <w:left w:val="none" w:sz="0" w:space="0" w:color="auto"/>
            <w:bottom w:val="none" w:sz="0" w:space="0" w:color="auto"/>
            <w:right w:val="none" w:sz="0" w:space="0" w:color="auto"/>
          </w:divBdr>
        </w:div>
        <w:div w:id="184558165">
          <w:marLeft w:val="640"/>
          <w:marRight w:val="0"/>
          <w:marTop w:val="0"/>
          <w:marBottom w:val="0"/>
          <w:divBdr>
            <w:top w:val="none" w:sz="0" w:space="0" w:color="auto"/>
            <w:left w:val="none" w:sz="0" w:space="0" w:color="auto"/>
            <w:bottom w:val="none" w:sz="0" w:space="0" w:color="auto"/>
            <w:right w:val="none" w:sz="0" w:space="0" w:color="auto"/>
          </w:divBdr>
        </w:div>
        <w:div w:id="205265058">
          <w:marLeft w:val="640"/>
          <w:marRight w:val="0"/>
          <w:marTop w:val="0"/>
          <w:marBottom w:val="0"/>
          <w:divBdr>
            <w:top w:val="none" w:sz="0" w:space="0" w:color="auto"/>
            <w:left w:val="none" w:sz="0" w:space="0" w:color="auto"/>
            <w:bottom w:val="none" w:sz="0" w:space="0" w:color="auto"/>
            <w:right w:val="none" w:sz="0" w:space="0" w:color="auto"/>
          </w:divBdr>
        </w:div>
        <w:div w:id="212009452">
          <w:marLeft w:val="640"/>
          <w:marRight w:val="0"/>
          <w:marTop w:val="0"/>
          <w:marBottom w:val="0"/>
          <w:divBdr>
            <w:top w:val="none" w:sz="0" w:space="0" w:color="auto"/>
            <w:left w:val="none" w:sz="0" w:space="0" w:color="auto"/>
            <w:bottom w:val="none" w:sz="0" w:space="0" w:color="auto"/>
            <w:right w:val="none" w:sz="0" w:space="0" w:color="auto"/>
          </w:divBdr>
        </w:div>
        <w:div w:id="229852121">
          <w:marLeft w:val="640"/>
          <w:marRight w:val="0"/>
          <w:marTop w:val="0"/>
          <w:marBottom w:val="0"/>
          <w:divBdr>
            <w:top w:val="none" w:sz="0" w:space="0" w:color="auto"/>
            <w:left w:val="none" w:sz="0" w:space="0" w:color="auto"/>
            <w:bottom w:val="none" w:sz="0" w:space="0" w:color="auto"/>
            <w:right w:val="none" w:sz="0" w:space="0" w:color="auto"/>
          </w:divBdr>
        </w:div>
        <w:div w:id="264970452">
          <w:marLeft w:val="640"/>
          <w:marRight w:val="0"/>
          <w:marTop w:val="0"/>
          <w:marBottom w:val="0"/>
          <w:divBdr>
            <w:top w:val="none" w:sz="0" w:space="0" w:color="auto"/>
            <w:left w:val="none" w:sz="0" w:space="0" w:color="auto"/>
            <w:bottom w:val="none" w:sz="0" w:space="0" w:color="auto"/>
            <w:right w:val="none" w:sz="0" w:space="0" w:color="auto"/>
          </w:divBdr>
        </w:div>
        <w:div w:id="286279739">
          <w:marLeft w:val="640"/>
          <w:marRight w:val="0"/>
          <w:marTop w:val="0"/>
          <w:marBottom w:val="0"/>
          <w:divBdr>
            <w:top w:val="none" w:sz="0" w:space="0" w:color="auto"/>
            <w:left w:val="none" w:sz="0" w:space="0" w:color="auto"/>
            <w:bottom w:val="none" w:sz="0" w:space="0" w:color="auto"/>
            <w:right w:val="none" w:sz="0" w:space="0" w:color="auto"/>
          </w:divBdr>
        </w:div>
        <w:div w:id="294675743">
          <w:marLeft w:val="640"/>
          <w:marRight w:val="0"/>
          <w:marTop w:val="0"/>
          <w:marBottom w:val="0"/>
          <w:divBdr>
            <w:top w:val="none" w:sz="0" w:space="0" w:color="auto"/>
            <w:left w:val="none" w:sz="0" w:space="0" w:color="auto"/>
            <w:bottom w:val="none" w:sz="0" w:space="0" w:color="auto"/>
            <w:right w:val="none" w:sz="0" w:space="0" w:color="auto"/>
          </w:divBdr>
        </w:div>
        <w:div w:id="417947204">
          <w:marLeft w:val="640"/>
          <w:marRight w:val="0"/>
          <w:marTop w:val="0"/>
          <w:marBottom w:val="0"/>
          <w:divBdr>
            <w:top w:val="none" w:sz="0" w:space="0" w:color="auto"/>
            <w:left w:val="none" w:sz="0" w:space="0" w:color="auto"/>
            <w:bottom w:val="none" w:sz="0" w:space="0" w:color="auto"/>
            <w:right w:val="none" w:sz="0" w:space="0" w:color="auto"/>
          </w:divBdr>
        </w:div>
        <w:div w:id="430976048">
          <w:marLeft w:val="640"/>
          <w:marRight w:val="0"/>
          <w:marTop w:val="0"/>
          <w:marBottom w:val="0"/>
          <w:divBdr>
            <w:top w:val="none" w:sz="0" w:space="0" w:color="auto"/>
            <w:left w:val="none" w:sz="0" w:space="0" w:color="auto"/>
            <w:bottom w:val="none" w:sz="0" w:space="0" w:color="auto"/>
            <w:right w:val="none" w:sz="0" w:space="0" w:color="auto"/>
          </w:divBdr>
        </w:div>
        <w:div w:id="518812845">
          <w:marLeft w:val="640"/>
          <w:marRight w:val="0"/>
          <w:marTop w:val="0"/>
          <w:marBottom w:val="0"/>
          <w:divBdr>
            <w:top w:val="none" w:sz="0" w:space="0" w:color="auto"/>
            <w:left w:val="none" w:sz="0" w:space="0" w:color="auto"/>
            <w:bottom w:val="none" w:sz="0" w:space="0" w:color="auto"/>
            <w:right w:val="none" w:sz="0" w:space="0" w:color="auto"/>
          </w:divBdr>
        </w:div>
        <w:div w:id="615139525">
          <w:marLeft w:val="640"/>
          <w:marRight w:val="0"/>
          <w:marTop w:val="0"/>
          <w:marBottom w:val="0"/>
          <w:divBdr>
            <w:top w:val="none" w:sz="0" w:space="0" w:color="auto"/>
            <w:left w:val="none" w:sz="0" w:space="0" w:color="auto"/>
            <w:bottom w:val="none" w:sz="0" w:space="0" w:color="auto"/>
            <w:right w:val="none" w:sz="0" w:space="0" w:color="auto"/>
          </w:divBdr>
        </w:div>
        <w:div w:id="630985517">
          <w:marLeft w:val="640"/>
          <w:marRight w:val="0"/>
          <w:marTop w:val="0"/>
          <w:marBottom w:val="0"/>
          <w:divBdr>
            <w:top w:val="none" w:sz="0" w:space="0" w:color="auto"/>
            <w:left w:val="none" w:sz="0" w:space="0" w:color="auto"/>
            <w:bottom w:val="none" w:sz="0" w:space="0" w:color="auto"/>
            <w:right w:val="none" w:sz="0" w:space="0" w:color="auto"/>
          </w:divBdr>
        </w:div>
        <w:div w:id="642202433">
          <w:marLeft w:val="640"/>
          <w:marRight w:val="0"/>
          <w:marTop w:val="0"/>
          <w:marBottom w:val="0"/>
          <w:divBdr>
            <w:top w:val="none" w:sz="0" w:space="0" w:color="auto"/>
            <w:left w:val="none" w:sz="0" w:space="0" w:color="auto"/>
            <w:bottom w:val="none" w:sz="0" w:space="0" w:color="auto"/>
            <w:right w:val="none" w:sz="0" w:space="0" w:color="auto"/>
          </w:divBdr>
        </w:div>
        <w:div w:id="668754253">
          <w:marLeft w:val="640"/>
          <w:marRight w:val="0"/>
          <w:marTop w:val="0"/>
          <w:marBottom w:val="0"/>
          <w:divBdr>
            <w:top w:val="none" w:sz="0" w:space="0" w:color="auto"/>
            <w:left w:val="none" w:sz="0" w:space="0" w:color="auto"/>
            <w:bottom w:val="none" w:sz="0" w:space="0" w:color="auto"/>
            <w:right w:val="none" w:sz="0" w:space="0" w:color="auto"/>
          </w:divBdr>
        </w:div>
        <w:div w:id="729228496">
          <w:marLeft w:val="640"/>
          <w:marRight w:val="0"/>
          <w:marTop w:val="0"/>
          <w:marBottom w:val="0"/>
          <w:divBdr>
            <w:top w:val="none" w:sz="0" w:space="0" w:color="auto"/>
            <w:left w:val="none" w:sz="0" w:space="0" w:color="auto"/>
            <w:bottom w:val="none" w:sz="0" w:space="0" w:color="auto"/>
            <w:right w:val="none" w:sz="0" w:space="0" w:color="auto"/>
          </w:divBdr>
        </w:div>
        <w:div w:id="740179752">
          <w:marLeft w:val="640"/>
          <w:marRight w:val="0"/>
          <w:marTop w:val="0"/>
          <w:marBottom w:val="0"/>
          <w:divBdr>
            <w:top w:val="none" w:sz="0" w:space="0" w:color="auto"/>
            <w:left w:val="none" w:sz="0" w:space="0" w:color="auto"/>
            <w:bottom w:val="none" w:sz="0" w:space="0" w:color="auto"/>
            <w:right w:val="none" w:sz="0" w:space="0" w:color="auto"/>
          </w:divBdr>
        </w:div>
        <w:div w:id="851722330">
          <w:marLeft w:val="640"/>
          <w:marRight w:val="0"/>
          <w:marTop w:val="0"/>
          <w:marBottom w:val="0"/>
          <w:divBdr>
            <w:top w:val="none" w:sz="0" w:space="0" w:color="auto"/>
            <w:left w:val="none" w:sz="0" w:space="0" w:color="auto"/>
            <w:bottom w:val="none" w:sz="0" w:space="0" w:color="auto"/>
            <w:right w:val="none" w:sz="0" w:space="0" w:color="auto"/>
          </w:divBdr>
        </w:div>
        <w:div w:id="867332459">
          <w:marLeft w:val="640"/>
          <w:marRight w:val="0"/>
          <w:marTop w:val="0"/>
          <w:marBottom w:val="0"/>
          <w:divBdr>
            <w:top w:val="none" w:sz="0" w:space="0" w:color="auto"/>
            <w:left w:val="none" w:sz="0" w:space="0" w:color="auto"/>
            <w:bottom w:val="none" w:sz="0" w:space="0" w:color="auto"/>
            <w:right w:val="none" w:sz="0" w:space="0" w:color="auto"/>
          </w:divBdr>
        </w:div>
        <w:div w:id="875459510">
          <w:marLeft w:val="640"/>
          <w:marRight w:val="0"/>
          <w:marTop w:val="0"/>
          <w:marBottom w:val="0"/>
          <w:divBdr>
            <w:top w:val="none" w:sz="0" w:space="0" w:color="auto"/>
            <w:left w:val="none" w:sz="0" w:space="0" w:color="auto"/>
            <w:bottom w:val="none" w:sz="0" w:space="0" w:color="auto"/>
            <w:right w:val="none" w:sz="0" w:space="0" w:color="auto"/>
          </w:divBdr>
        </w:div>
        <w:div w:id="891044133">
          <w:marLeft w:val="640"/>
          <w:marRight w:val="0"/>
          <w:marTop w:val="0"/>
          <w:marBottom w:val="0"/>
          <w:divBdr>
            <w:top w:val="none" w:sz="0" w:space="0" w:color="auto"/>
            <w:left w:val="none" w:sz="0" w:space="0" w:color="auto"/>
            <w:bottom w:val="none" w:sz="0" w:space="0" w:color="auto"/>
            <w:right w:val="none" w:sz="0" w:space="0" w:color="auto"/>
          </w:divBdr>
        </w:div>
        <w:div w:id="984119383">
          <w:marLeft w:val="640"/>
          <w:marRight w:val="0"/>
          <w:marTop w:val="0"/>
          <w:marBottom w:val="0"/>
          <w:divBdr>
            <w:top w:val="none" w:sz="0" w:space="0" w:color="auto"/>
            <w:left w:val="none" w:sz="0" w:space="0" w:color="auto"/>
            <w:bottom w:val="none" w:sz="0" w:space="0" w:color="auto"/>
            <w:right w:val="none" w:sz="0" w:space="0" w:color="auto"/>
          </w:divBdr>
        </w:div>
        <w:div w:id="1020427787">
          <w:marLeft w:val="640"/>
          <w:marRight w:val="0"/>
          <w:marTop w:val="0"/>
          <w:marBottom w:val="0"/>
          <w:divBdr>
            <w:top w:val="none" w:sz="0" w:space="0" w:color="auto"/>
            <w:left w:val="none" w:sz="0" w:space="0" w:color="auto"/>
            <w:bottom w:val="none" w:sz="0" w:space="0" w:color="auto"/>
            <w:right w:val="none" w:sz="0" w:space="0" w:color="auto"/>
          </w:divBdr>
        </w:div>
        <w:div w:id="1068309031">
          <w:marLeft w:val="640"/>
          <w:marRight w:val="0"/>
          <w:marTop w:val="0"/>
          <w:marBottom w:val="0"/>
          <w:divBdr>
            <w:top w:val="none" w:sz="0" w:space="0" w:color="auto"/>
            <w:left w:val="none" w:sz="0" w:space="0" w:color="auto"/>
            <w:bottom w:val="none" w:sz="0" w:space="0" w:color="auto"/>
            <w:right w:val="none" w:sz="0" w:space="0" w:color="auto"/>
          </w:divBdr>
        </w:div>
        <w:div w:id="1083375707">
          <w:marLeft w:val="640"/>
          <w:marRight w:val="0"/>
          <w:marTop w:val="0"/>
          <w:marBottom w:val="0"/>
          <w:divBdr>
            <w:top w:val="none" w:sz="0" w:space="0" w:color="auto"/>
            <w:left w:val="none" w:sz="0" w:space="0" w:color="auto"/>
            <w:bottom w:val="none" w:sz="0" w:space="0" w:color="auto"/>
            <w:right w:val="none" w:sz="0" w:space="0" w:color="auto"/>
          </w:divBdr>
        </w:div>
        <w:div w:id="1219439335">
          <w:marLeft w:val="640"/>
          <w:marRight w:val="0"/>
          <w:marTop w:val="0"/>
          <w:marBottom w:val="0"/>
          <w:divBdr>
            <w:top w:val="none" w:sz="0" w:space="0" w:color="auto"/>
            <w:left w:val="none" w:sz="0" w:space="0" w:color="auto"/>
            <w:bottom w:val="none" w:sz="0" w:space="0" w:color="auto"/>
            <w:right w:val="none" w:sz="0" w:space="0" w:color="auto"/>
          </w:divBdr>
        </w:div>
        <w:div w:id="1226336623">
          <w:marLeft w:val="640"/>
          <w:marRight w:val="0"/>
          <w:marTop w:val="0"/>
          <w:marBottom w:val="0"/>
          <w:divBdr>
            <w:top w:val="none" w:sz="0" w:space="0" w:color="auto"/>
            <w:left w:val="none" w:sz="0" w:space="0" w:color="auto"/>
            <w:bottom w:val="none" w:sz="0" w:space="0" w:color="auto"/>
            <w:right w:val="none" w:sz="0" w:space="0" w:color="auto"/>
          </w:divBdr>
        </w:div>
        <w:div w:id="1243292283">
          <w:marLeft w:val="640"/>
          <w:marRight w:val="0"/>
          <w:marTop w:val="0"/>
          <w:marBottom w:val="0"/>
          <w:divBdr>
            <w:top w:val="none" w:sz="0" w:space="0" w:color="auto"/>
            <w:left w:val="none" w:sz="0" w:space="0" w:color="auto"/>
            <w:bottom w:val="none" w:sz="0" w:space="0" w:color="auto"/>
            <w:right w:val="none" w:sz="0" w:space="0" w:color="auto"/>
          </w:divBdr>
        </w:div>
        <w:div w:id="1253970709">
          <w:marLeft w:val="640"/>
          <w:marRight w:val="0"/>
          <w:marTop w:val="0"/>
          <w:marBottom w:val="0"/>
          <w:divBdr>
            <w:top w:val="none" w:sz="0" w:space="0" w:color="auto"/>
            <w:left w:val="none" w:sz="0" w:space="0" w:color="auto"/>
            <w:bottom w:val="none" w:sz="0" w:space="0" w:color="auto"/>
            <w:right w:val="none" w:sz="0" w:space="0" w:color="auto"/>
          </w:divBdr>
        </w:div>
        <w:div w:id="1255237054">
          <w:marLeft w:val="640"/>
          <w:marRight w:val="0"/>
          <w:marTop w:val="0"/>
          <w:marBottom w:val="0"/>
          <w:divBdr>
            <w:top w:val="none" w:sz="0" w:space="0" w:color="auto"/>
            <w:left w:val="none" w:sz="0" w:space="0" w:color="auto"/>
            <w:bottom w:val="none" w:sz="0" w:space="0" w:color="auto"/>
            <w:right w:val="none" w:sz="0" w:space="0" w:color="auto"/>
          </w:divBdr>
        </w:div>
        <w:div w:id="1293511716">
          <w:marLeft w:val="640"/>
          <w:marRight w:val="0"/>
          <w:marTop w:val="0"/>
          <w:marBottom w:val="0"/>
          <w:divBdr>
            <w:top w:val="none" w:sz="0" w:space="0" w:color="auto"/>
            <w:left w:val="none" w:sz="0" w:space="0" w:color="auto"/>
            <w:bottom w:val="none" w:sz="0" w:space="0" w:color="auto"/>
            <w:right w:val="none" w:sz="0" w:space="0" w:color="auto"/>
          </w:divBdr>
        </w:div>
        <w:div w:id="1324819326">
          <w:marLeft w:val="640"/>
          <w:marRight w:val="0"/>
          <w:marTop w:val="0"/>
          <w:marBottom w:val="0"/>
          <w:divBdr>
            <w:top w:val="none" w:sz="0" w:space="0" w:color="auto"/>
            <w:left w:val="none" w:sz="0" w:space="0" w:color="auto"/>
            <w:bottom w:val="none" w:sz="0" w:space="0" w:color="auto"/>
            <w:right w:val="none" w:sz="0" w:space="0" w:color="auto"/>
          </w:divBdr>
        </w:div>
        <w:div w:id="1370451177">
          <w:marLeft w:val="640"/>
          <w:marRight w:val="0"/>
          <w:marTop w:val="0"/>
          <w:marBottom w:val="0"/>
          <w:divBdr>
            <w:top w:val="none" w:sz="0" w:space="0" w:color="auto"/>
            <w:left w:val="none" w:sz="0" w:space="0" w:color="auto"/>
            <w:bottom w:val="none" w:sz="0" w:space="0" w:color="auto"/>
            <w:right w:val="none" w:sz="0" w:space="0" w:color="auto"/>
          </w:divBdr>
        </w:div>
        <w:div w:id="1527938652">
          <w:marLeft w:val="640"/>
          <w:marRight w:val="0"/>
          <w:marTop w:val="0"/>
          <w:marBottom w:val="0"/>
          <w:divBdr>
            <w:top w:val="none" w:sz="0" w:space="0" w:color="auto"/>
            <w:left w:val="none" w:sz="0" w:space="0" w:color="auto"/>
            <w:bottom w:val="none" w:sz="0" w:space="0" w:color="auto"/>
            <w:right w:val="none" w:sz="0" w:space="0" w:color="auto"/>
          </w:divBdr>
        </w:div>
        <w:div w:id="1554850392">
          <w:marLeft w:val="640"/>
          <w:marRight w:val="0"/>
          <w:marTop w:val="0"/>
          <w:marBottom w:val="0"/>
          <w:divBdr>
            <w:top w:val="none" w:sz="0" w:space="0" w:color="auto"/>
            <w:left w:val="none" w:sz="0" w:space="0" w:color="auto"/>
            <w:bottom w:val="none" w:sz="0" w:space="0" w:color="auto"/>
            <w:right w:val="none" w:sz="0" w:space="0" w:color="auto"/>
          </w:divBdr>
        </w:div>
        <w:div w:id="1616133989">
          <w:marLeft w:val="640"/>
          <w:marRight w:val="0"/>
          <w:marTop w:val="0"/>
          <w:marBottom w:val="0"/>
          <w:divBdr>
            <w:top w:val="none" w:sz="0" w:space="0" w:color="auto"/>
            <w:left w:val="none" w:sz="0" w:space="0" w:color="auto"/>
            <w:bottom w:val="none" w:sz="0" w:space="0" w:color="auto"/>
            <w:right w:val="none" w:sz="0" w:space="0" w:color="auto"/>
          </w:divBdr>
        </w:div>
        <w:div w:id="1620450294">
          <w:marLeft w:val="640"/>
          <w:marRight w:val="0"/>
          <w:marTop w:val="0"/>
          <w:marBottom w:val="0"/>
          <w:divBdr>
            <w:top w:val="none" w:sz="0" w:space="0" w:color="auto"/>
            <w:left w:val="none" w:sz="0" w:space="0" w:color="auto"/>
            <w:bottom w:val="none" w:sz="0" w:space="0" w:color="auto"/>
            <w:right w:val="none" w:sz="0" w:space="0" w:color="auto"/>
          </w:divBdr>
        </w:div>
        <w:div w:id="1673604463">
          <w:marLeft w:val="640"/>
          <w:marRight w:val="0"/>
          <w:marTop w:val="0"/>
          <w:marBottom w:val="0"/>
          <w:divBdr>
            <w:top w:val="none" w:sz="0" w:space="0" w:color="auto"/>
            <w:left w:val="none" w:sz="0" w:space="0" w:color="auto"/>
            <w:bottom w:val="none" w:sz="0" w:space="0" w:color="auto"/>
            <w:right w:val="none" w:sz="0" w:space="0" w:color="auto"/>
          </w:divBdr>
        </w:div>
        <w:div w:id="1725715136">
          <w:marLeft w:val="640"/>
          <w:marRight w:val="0"/>
          <w:marTop w:val="0"/>
          <w:marBottom w:val="0"/>
          <w:divBdr>
            <w:top w:val="none" w:sz="0" w:space="0" w:color="auto"/>
            <w:left w:val="none" w:sz="0" w:space="0" w:color="auto"/>
            <w:bottom w:val="none" w:sz="0" w:space="0" w:color="auto"/>
            <w:right w:val="none" w:sz="0" w:space="0" w:color="auto"/>
          </w:divBdr>
        </w:div>
        <w:div w:id="1726756271">
          <w:marLeft w:val="640"/>
          <w:marRight w:val="0"/>
          <w:marTop w:val="0"/>
          <w:marBottom w:val="0"/>
          <w:divBdr>
            <w:top w:val="none" w:sz="0" w:space="0" w:color="auto"/>
            <w:left w:val="none" w:sz="0" w:space="0" w:color="auto"/>
            <w:bottom w:val="none" w:sz="0" w:space="0" w:color="auto"/>
            <w:right w:val="none" w:sz="0" w:space="0" w:color="auto"/>
          </w:divBdr>
        </w:div>
        <w:div w:id="1761874793">
          <w:marLeft w:val="640"/>
          <w:marRight w:val="0"/>
          <w:marTop w:val="0"/>
          <w:marBottom w:val="0"/>
          <w:divBdr>
            <w:top w:val="none" w:sz="0" w:space="0" w:color="auto"/>
            <w:left w:val="none" w:sz="0" w:space="0" w:color="auto"/>
            <w:bottom w:val="none" w:sz="0" w:space="0" w:color="auto"/>
            <w:right w:val="none" w:sz="0" w:space="0" w:color="auto"/>
          </w:divBdr>
        </w:div>
        <w:div w:id="1818376824">
          <w:marLeft w:val="640"/>
          <w:marRight w:val="0"/>
          <w:marTop w:val="0"/>
          <w:marBottom w:val="0"/>
          <w:divBdr>
            <w:top w:val="none" w:sz="0" w:space="0" w:color="auto"/>
            <w:left w:val="none" w:sz="0" w:space="0" w:color="auto"/>
            <w:bottom w:val="none" w:sz="0" w:space="0" w:color="auto"/>
            <w:right w:val="none" w:sz="0" w:space="0" w:color="auto"/>
          </w:divBdr>
        </w:div>
        <w:div w:id="1822697955">
          <w:marLeft w:val="640"/>
          <w:marRight w:val="0"/>
          <w:marTop w:val="0"/>
          <w:marBottom w:val="0"/>
          <w:divBdr>
            <w:top w:val="none" w:sz="0" w:space="0" w:color="auto"/>
            <w:left w:val="none" w:sz="0" w:space="0" w:color="auto"/>
            <w:bottom w:val="none" w:sz="0" w:space="0" w:color="auto"/>
            <w:right w:val="none" w:sz="0" w:space="0" w:color="auto"/>
          </w:divBdr>
        </w:div>
        <w:div w:id="1852642642">
          <w:marLeft w:val="640"/>
          <w:marRight w:val="0"/>
          <w:marTop w:val="0"/>
          <w:marBottom w:val="0"/>
          <w:divBdr>
            <w:top w:val="none" w:sz="0" w:space="0" w:color="auto"/>
            <w:left w:val="none" w:sz="0" w:space="0" w:color="auto"/>
            <w:bottom w:val="none" w:sz="0" w:space="0" w:color="auto"/>
            <w:right w:val="none" w:sz="0" w:space="0" w:color="auto"/>
          </w:divBdr>
        </w:div>
        <w:div w:id="1856337508">
          <w:marLeft w:val="640"/>
          <w:marRight w:val="0"/>
          <w:marTop w:val="0"/>
          <w:marBottom w:val="0"/>
          <w:divBdr>
            <w:top w:val="none" w:sz="0" w:space="0" w:color="auto"/>
            <w:left w:val="none" w:sz="0" w:space="0" w:color="auto"/>
            <w:bottom w:val="none" w:sz="0" w:space="0" w:color="auto"/>
            <w:right w:val="none" w:sz="0" w:space="0" w:color="auto"/>
          </w:divBdr>
        </w:div>
        <w:div w:id="1858620660">
          <w:marLeft w:val="640"/>
          <w:marRight w:val="0"/>
          <w:marTop w:val="0"/>
          <w:marBottom w:val="0"/>
          <w:divBdr>
            <w:top w:val="none" w:sz="0" w:space="0" w:color="auto"/>
            <w:left w:val="none" w:sz="0" w:space="0" w:color="auto"/>
            <w:bottom w:val="none" w:sz="0" w:space="0" w:color="auto"/>
            <w:right w:val="none" w:sz="0" w:space="0" w:color="auto"/>
          </w:divBdr>
        </w:div>
        <w:div w:id="1879855409">
          <w:marLeft w:val="640"/>
          <w:marRight w:val="0"/>
          <w:marTop w:val="0"/>
          <w:marBottom w:val="0"/>
          <w:divBdr>
            <w:top w:val="none" w:sz="0" w:space="0" w:color="auto"/>
            <w:left w:val="none" w:sz="0" w:space="0" w:color="auto"/>
            <w:bottom w:val="none" w:sz="0" w:space="0" w:color="auto"/>
            <w:right w:val="none" w:sz="0" w:space="0" w:color="auto"/>
          </w:divBdr>
        </w:div>
        <w:div w:id="1952784068">
          <w:marLeft w:val="640"/>
          <w:marRight w:val="0"/>
          <w:marTop w:val="0"/>
          <w:marBottom w:val="0"/>
          <w:divBdr>
            <w:top w:val="none" w:sz="0" w:space="0" w:color="auto"/>
            <w:left w:val="none" w:sz="0" w:space="0" w:color="auto"/>
            <w:bottom w:val="none" w:sz="0" w:space="0" w:color="auto"/>
            <w:right w:val="none" w:sz="0" w:space="0" w:color="auto"/>
          </w:divBdr>
        </w:div>
        <w:div w:id="1957445149">
          <w:marLeft w:val="640"/>
          <w:marRight w:val="0"/>
          <w:marTop w:val="0"/>
          <w:marBottom w:val="0"/>
          <w:divBdr>
            <w:top w:val="none" w:sz="0" w:space="0" w:color="auto"/>
            <w:left w:val="none" w:sz="0" w:space="0" w:color="auto"/>
            <w:bottom w:val="none" w:sz="0" w:space="0" w:color="auto"/>
            <w:right w:val="none" w:sz="0" w:space="0" w:color="auto"/>
          </w:divBdr>
        </w:div>
        <w:div w:id="1972513370">
          <w:marLeft w:val="640"/>
          <w:marRight w:val="0"/>
          <w:marTop w:val="0"/>
          <w:marBottom w:val="0"/>
          <w:divBdr>
            <w:top w:val="none" w:sz="0" w:space="0" w:color="auto"/>
            <w:left w:val="none" w:sz="0" w:space="0" w:color="auto"/>
            <w:bottom w:val="none" w:sz="0" w:space="0" w:color="auto"/>
            <w:right w:val="none" w:sz="0" w:space="0" w:color="auto"/>
          </w:divBdr>
        </w:div>
        <w:div w:id="1979606566">
          <w:marLeft w:val="640"/>
          <w:marRight w:val="0"/>
          <w:marTop w:val="0"/>
          <w:marBottom w:val="0"/>
          <w:divBdr>
            <w:top w:val="none" w:sz="0" w:space="0" w:color="auto"/>
            <w:left w:val="none" w:sz="0" w:space="0" w:color="auto"/>
            <w:bottom w:val="none" w:sz="0" w:space="0" w:color="auto"/>
            <w:right w:val="none" w:sz="0" w:space="0" w:color="auto"/>
          </w:divBdr>
        </w:div>
        <w:div w:id="2000307750">
          <w:marLeft w:val="640"/>
          <w:marRight w:val="0"/>
          <w:marTop w:val="0"/>
          <w:marBottom w:val="0"/>
          <w:divBdr>
            <w:top w:val="none" w:sz="0" w:space="0" w:color="auto"/>
            <w:left w:val="none" w:sz="0" w:space="0" w:color="auto"/>
            <w:bottom w:val="none" w:sz="0" w:space="0" w:color="auto"/>
            <w:right w:val="none" w:sz="0" w:space="0" w:color="auto"/>
          </w:divBdr>
        </w:div>
        <w:div w:id="2030181657">
          <w:marLeft w:val="640"/>
          <w:marRight w:val="0"/>
          <w:marTop w:val="0"/>
          <w:marBottom w:val="0"/>
          <w:divBdr>
            <w:top w:val="none" w:sz="0" w:space="0" w:color="auto"/>
            <w:left w:val="none" w:sz="0" w:space="0" w:color="auto"/>
            <w:bottom w:val="none" w:sz="0" w:space="0" w:color="auto"/>
            <w:right w:val="none" w:sz="0" w:space="0" w:color="auto"/>
          </w:divBdr>
        </w:div>
        <w:div w:id="2047218413">
          <w:marLeft w:val="640"/>
          <w:marRight w:val="0"/>
          <w:marTop w:val="0"/>
          <w:marBottom w:val="0"/>
          <w:divBdr>
            <w:top w:val="none" w:sz="0" w:space="0" w:color="auto"/>
            <w:left w:val="none" w:sz="0" w:space="0" w:color="auto"/>
            <w:bottom w:val="none" w:sz="0" w:space="0" w:color="auto"/>
            <w:right w:val="none" w:sz="0" w:space="0" w:color="auto"/>
          </w:divBdr>
        </w:div>
        <w:div w:id="2072345069">
          <w:marLeft w:val="640"/>
          <w:marRight w:val="0"/>
          <w:marTop w:val="0"/>
          <w:marBottom w:val="0"/>
          <w:divBdr>
            <w:top w:val="none" w:sz="0" w:space="0" w:color="auto"/>
            <w:left w:val="none" w:sz="0" w:space="0" w:color="auto"/>
            <w:bottom w:val="none" w:sz="0" w:space="0" w:color="auto"/>
            <w:right w:val="none" w:sz="0" w:space="0" w:color="auto"/>
          </w:divBdr>
        </w:div>
        <w:div w:id="2121877338">
          <w:marLeft w:val="640"/>
          <w:marRight w:val="0"/>
          <w:marTop w:val="0"/>
          <w:marBottom w:val="0"/>
          <w:divBdr>
            <w:top w:val="none" w:sz="0" w:space="0" w:color="auto"/>
            <w:left w:val="none" w:sz="0" w:space="0" w:color="auto"/>
            <w:bottom w:val="none" w:sz="0" w:space="0" w:color="auto"/>
            <w:right w:val="none" w:sz="0" w:space="0" w:color="auto"/>
          </w:divBdr>
        </w:div>
      </w:divsChild>
    </w:div>
    <w:div w:id="2136175472">
      <w:marLeft w:val="640"/>
      <w:marRight w:val="0"/>
      <w:marTop w:val="0"/>
      <w:marBottom w:val="0"/>
      <w:divBdr>
        <w:top w:val="none" w:sz="0" w:space="0" w:color="auto"/>
        <w:left w:val="none" w:sz="0" w:space="0" w:color="auto"/>
        <w:bottom w:val="none" w:sz="0" w:space="0" w:color="auto"/>
        <w:right w:val="none" w:sz="0" w:space="0" w:color="auto"/>
      </w:divBdr>
    </w:div>
    <w:div w:id="2141678523">
      <w:bodyDiv w:val="1"/>
      <w:marLeft w:val="0"/>
      <w:marRight w:val="0"/>
      <w:marTop w:val="0"/>
      <w:marBottom w:val="0"/>
      <w:divBdr>
        <w:top w:val="none" w:sz="0" w:space="0" w:color="auto"/>
        <w:left w:val="none" w:sz="0" w:space="0" w:color="auto"/>
        <w:bottom w:val="none" w:sz="0" w:space="0" w:color="auto"/>
        <w:right w:val="none" w:sz="0" w:space="0" w:color="auto"/>
      </w:divBdr>
      <w:divsChild>
        <w:div w:id="11609152">
          <w:marLeft w:val="640"/>
          <w:marRight w:val="0"/>
          <w:marTop w:val="0"/>
          <w:marBottom w:val="0"/>
          <w:divBdr>
            <w:top w:val="none" w:sz="0" w:space="0" w:color="auto"/>
            <w:left w:val="none" w:sz="0" w:space="0" w:color="auto"/>
            <w:bottom w:val="none" w:sz="0" w:space="0" w:color="auto"/>
            <w:right w:val="none" w:sz="0" w:space="0" w:color="auto"/>
          </w:divBdr>
        </w:div>
        <w:div w:id="19206129">
          <w:marLeft w:val="640"/>
          <w:marRight w:val="0"/>
          <w:marTop w:val="0"/>
          <w:marBottom w:val="0"/>
          <w:divBdr>
            <w:top w:val="none" w:sz="0" w:space="0" w:color="auto"/>
            <w:left w:val="none" w:sz="0" w:space="0" w:color="auto"/>
            <w:bottom w:val="none" w:sz="0" w:space="0" w:color="auto"/>
            <w:right w:val="none" w:sz="0" w:space="0" w:color="auto"/>
          </w:divBdr>
        </w:div>
        <w:div w:id="67581419">
          <w:marLeft w:val="640"/>
          <w:marRight w:val="0"/>
          <w:marTop w:val="0"/>
          <w:marBottom w:val="0"/>
          <w:divBdr>
            <w:top w:val="none" w:sz="0" w:space="0" w:color="auto"/>
            <w:left w:val="none" w:sz="0" w:space="0" w:color="auto"/>
            <w:bottom w:val="none" w:sz="0" w:space="0" w:color="auto"/>
            <w:right w:val="none" w:sz="0" w:space="0" w:color="auto"/>
          </w:divBdr>
        </w:div>
        <w:div w:id="68504114">
          <w:marLeft w:val="640"/>
          <w:marRight w:val="0"/>
          <w:marTop w:val="0"/>
          <w:marBottom w:val="0"/>
          <w:divBdr>
            <w:top w:val="none" w:sz="0" w:space="0" w:color="auto"/>
            <w:left w:val="none" w:sz="0" w:space="0" w:color="auto"/>
            <w:bottom w:val="none" w:sz="0" w:space="0" w:color="auto"/>
            <w:right w:val="none" w:sz="0" w:space="0" w:color="auto"/>
          </w:divBdr>
        </w:div>
        <w:div w:id="133760190">
          <w:marLeft w:val="640"/>
          <w:marRight w:val="0"/>
          <w:marTop w:val="0"/>
          <w:marBottom w:val="0"/>
          <w:divBdr>
            <w:top w:val="none" w:sz="0" w:space="0" w:color="auto"/>
            <w:left w:val="none" w:sz="0" w:space="0" w:color="auto"/>
            <w:bottom w:val="none" w:sz="0" w:space="0" w:color="auto"/>
            <w:right w:val="none" w:sz="0" w:space="0" w:color="auto"/>
          </w:divBdr>
        </w:div>
        <w:div w:id="145900498">
          <w:marLeft w:val="640"/>
          <w:marRight w:val="0"/>
          <w:marTop w:val="0"/>
          <w:marBottom w:val="0"/>
          <w:divBdr>
            <w:top w:val="none" w:sz="0" w:space="0" w:color="auto"/>
            <w:left w:val="none" w:sz="0" w:space="0" w:color="auto"/>
            <w:bottom w:val="none" w:sz="0" w:space="0" w:color="auto"/>
            <w:right w:val="none" w:sz="0" w:space="0" w:color="auto"/>
          </w:divBdr>
        </w:div>
        <w:div w:id="147136035">
          <w:marLeft w:val="640"/>
          <w:marRight w:val="0"/>
          <w:marTop w:val="0"/>
          <w:marBottom w:val="0"/>
          <w:divBdr>
            <w:top w:val="none" w:sz="0" w:space="0" w:color="auto"/>
            <w:left w:val="none" w:sz="0" w:space="0" w:color="auto"/>
            <w:bottom w:val="none" w:sz="0" w:space="0" w:color="auto"/>
            <w:right w:val="none" w:sz="0" w:space="0" w:color="auto"/>
          </w:divBdr>
        </w:div>
        <w:div w:id="151798662">
          <w:marLeft w:val="640"/>
          <w:marRight w:val="0"/>
          <w:marTop w:val="0"/>
          <w:marBottom w:val="0"/>
          <w:divBdr>
            <w:top w:val="none" w:sz="0" w:space="0" w:color="auto"/>
            <w:left w:val="none" w:sz="0" w:space="0" w:color="auto"/>
            <w:bottom w:val="none" w:sz="0" w:space="0" w:color="auto"/>
            <w:right w:val="none" w:sz="0" w:space="0" w:color="auto"/>
          </w:divBdr>
        </w:div>
        <w:div w:id="152259136">
          <w:marLeft w:val="640"/>
          <w:marRight w:val="0"/>
          <w:marTop w:val="0"/>
          <w:marBottom w:val="0"/>
          <w:divBdr>
            <w:top w:val="none" w:sz="0" w:space="0" w:color="auto"/>
            <w:left w:val="none" w:sz="0" w:space="0" w:color="auto"/>
            <w:bottom w:val="none" w:sz="0" w:space="0" w:color="auto"/>
            <w:right w:val="none" w:sz="0" w:space="0" w:color="auto"/>
          </w:divBdr>
        </w:div>
        <w:div w:id="162207045">
          <w:marLeft w:val="640"/>
          <w:marRight w:val="0"/>
          <w:marTop w:val="0"/>
          <w:marBottom w:val="0"/>
          <w:divBdr>
            <w:top w:val="none" w:sz="0" w:space="0" w:color="auto"/>
            <w:left w:val="none" w:sz="0" w:space="0" w:color="auto"/>
            <w:bottom w:val="none" w:sz="0" w:space="0" w:color="auto"/>
            <w:right w:val="none" w:sz="0" w:space="0" w:color="auto"/>
          </w:divBdr>
        </w:div>
        <w:div w:id="261228819">
          <w:marLeft w:val="640"/>
          <w:marRight w:val="0"/>
          <w:marTop w:val="0"/>
          <w:marBottom w:val="0"/>
          <w:divBdr>
            <w:top w:val="none" w:sz="0" w:space="0" w:color="auto"/>
            <w:left w:val="none" w:sz="0" w:space="0" w:color="auto"/>
            <w:bottom w:val="none" w:sz="0" w:space="0" w:color="auto"/>
            <w:right w:val="none" w:sz="0" w:space="0" w:color="auto"/>
          </w:divBdr>
        </w:div>
        <w:div w:id="291597292">
          <w:marLeft w:val="640"/>
          <w:marRight w:val="0"/>
          <w:marTop w:val="0"/>
          <w:marBottom w:val="0"/>
          <w:divBdr>
            <w:top w:val="none" w:sz="0" w:space="0" w:color="auto"/>
            <w:left w:val="none" w:sz="0" w:space="0" w:color="auto"/>
            <w:bottom w:val="none" w:sz="0" w:space="0" w:color="auto"/>
            <w:right w:val="none" w:sz="0" w:space="0" w:color="auto"/>
          </w:divBdr>
        </w:div>
        <w:div w:id="370879858">
          <w:marLeft w:val="640"/>
          <w:marRight w:val="0"/>
          <w:marTop w:val="0"/>
          <w:marBottom w:val="0"/>
          <w:divBdr>
            <w:top w:val="none" w:sz="0" w:space="0" w:color="auto"/>
            <w:left w:val="none" w:sz="0" w:space="0" w:color="auto"/>
            <w:bottom w:val="none" w:sz="0" w:space="0" w:color="auto"/>
            <w:right w:val="none" w:sz="0" w:space="0" w:color="auto"/>
          </w:divBdr>
        </w:div>
        <w:div w:id="416486472">
          <w:marLeft w:val="640"/>
          <w:marRight w:val="0"/>
          <w:marTop w:val="0"/>
          <w:marBottom w:val="0"/>
          <w:divBdr>
            <w:top w:val="none" w:sz="0" w:space="0" w:color="auto"/>
            <w:left w:val="none" w:sz="0" w:space="0" w:color="auto"/>
            <w:bottom w:val="none" w:sz="0" w:space="0" w:color="auto"/>
            <w:right w:val="none" w:sz="0" w:space="0" w:color="auto"/>
          </w:divBdr>
        </w:div>
        <w:div w:id="437070260">
          <w:marLeft w:val="640"/>
          <w:marRight w:val="0"/>
          <w:marTop w:val="0"/>
          <w:marBottom w:val="0"/>
          <w:divBdr>
            <w:top w:val="none" w:sz="0" w:space="0" w:color="auto"/>
            <w:left w:val="none" w:sz="0" w:space="0" w:color="auto"/>
            <w:bottom w:val="none" w:sz="0" w:space="0" w:color="auto"/>
            <w:right w:val="none" w:sz="0" w:space="0" w:color="auto"/>
          </w:divBdr>
        </w:div>
        <w:div w:id="445513968">
          <w:marLeft w:val="640"/>
          <w:marRight w:val="0"/>
          <w:marTop w:val="0"/>
          <w:marBottom w:val="0"/>
          <w:divBdr>
            <w:top w:val="none" w:sz="0" w:space="0" w:color="auto"/>
            <w:left w:val="none" w:sz="0" w:space="0" w:color="auto"/>
            <w:bottom w:val="none" w:sz="0" w:space="0" w:color="auto"/>
            <w:right w:val="none" w:sz="0" w:space="0" w:color="auto"/>
          </w:divBdr>
        </w:div>
        <w:div w:id="472798969">
          <w:marLeft w:val="640"/>
          <w:marRight w:val="0"/>
          <w:marTop w:val="0"/>
          <w:marBottom w:val="0"/>
          <w:divBdr>
            <w:top w:val="none" w:sz="0" w:space="0" w:color="auto"/>
            <w:left w:val="none" w:sz="0" w:space="0" w:color="auto"/>
            <w:bottom w:val="none" w:sz="0" w:space="0" w:color="auto"/>
            <w:right w:val="none" w:sz="0" w:space="0" w:color="auto"/>
          </w:divBdr>
        </w:div>
        <w:div w:id="511799822">
          <w:marLeft w:val="640"/>
          <w:marRight w:val="0"/>
          <w:marTop w:val="0"/>
          <w:marBottom w:val="0"/>
          <w:divBdr>
            <w:top w:val="none" w:sz="0" w:space="0" w:color="auto"/>
            <w:left w:val="none" w:sz="0" w:space="0" w:color="auto"/>
            <w:bottom w:val="none" w:sz="0" w:space="0" w:color="auto"/>
            <w:right w:val="none" w:sz="0" w:space="0" w:color="auto"/>
          </w:divBdr>
        </w:div>
        <w:div w:id="574631227">
          <w:marLeft w:val="640"/>
          <w:marRight w:val="0"/>
          <w:marTop w:val="0"/>
          <w:marBottom w:val="0"/>
          <w:divBdr>
            <w:top w:val="none" w:sz="0" w:space="0" w:color="auto"/>
            <w:left w:val="none" w:sz="0" w:space="0" w:color="auto"/>
            <w:bottom w:val="none" w:sz="0" w:space="0" w:color="auto"/>
            <w:right w:val="none" w:sz="0" w:space="0" w:color="auto"/>
          </w:divBdr>
        </w:div>
        <w:div w:id="590699544">
          <w:marLeft w:val="640"/>
          <w:marRight w:val="0"/>
          <w:marTop w:val="0"/>
          <w:marBottom w:val="0"/>
          <w:divBdr>
            <w:top w:val="none" w:sz="0" w:space="0" w:color="auto"/>
            <w:left w:val="none" w:sz="0" w:space="0" w:color="auto"/>
            <w:bottom w:val="none" w:sz="0" w:space="0" w:color="auto"/>
            <w:right w:val="none" w:sz="0" w:space="0" w:color="auto"/>
          </w:divBdr>
        </w:div>
        <w:div w:id="621110766">
          <w:marLeft w:val="640"/>
          <w:marRight w:val="0"/>
          <w:marTop w:val="0"/>
          <w:marBottom w:val="0"/>
          <w:divBdr>
            <w:top w:val="none" w:sz="0" w:space="0" w:color="auto"/>
            <w:left w:val="none" w:sz="0" w:space="0" w:color="auto"/>
            <w:bottom w:val="none" w:sz="0" w:space="0" w:color="auto"/>
            <w:right w:val="none" w:sz="0" w:space="0" w:color="auto"/>
          </w:divBdr>
        </w:div>
        <w:div w:id="624118575">
          <w:marLeft w:val="640"/>
          <w:marRight w:val="0"/>
          <w:marTop w:val="0"/>
          <w:marBottom w:val="0"/>
          <w:divBdr>
            <w:top w:val="none" w:sz="0" w:space="0" w:color="auto"/>
            <w:left w:val="none" w:sz="0" w:space="0" w:color="auto"/>
            <w:bottom w:val="none" w:sz="0" w:space="0" w:color="auto"/>
            <w:right w:val="none" w:sz="0" w:space="0" w:color="auto"/>
          </w:divBdr>
        </w:div>
        <w:div w:id="665400978">
          <w:marLeft w:val="640"/>
          <w:marRight w:val="0"/>
          <w:marTop w:val="0"/>
          <w:marBottom w:val="0"/>
          <w:divBdr>
            <w:top w:val="none" w:sz="0" w:space="0" w:color="auto"/>
            <w:left w:val="none" w:sz="0" w:space="0" w:color="auto"/>
            <w:bottom w:val="none" w:sz="0" w:space="0" w:color="auto"/>
            <w:right w:val="none" w:sz="0" w:space="0" w:color="auto"/>
          </w:divBdr>
        </w:div>
        <w:div w:id="699235510">
          <w:marLeft w:val="640"/>
          <w:marRight w:val="0"/>
          <w:marTop w:val="0"/>
          <w:marBottom w:val="0"/>
          <w:divBdr>
            <w:top w:val="none" w:sz="0" w:space="0" w:color="auto"/>
            <w:left w:val="none" w:sz="0" w:space="0" w:color="auto"/>
            <w:bottom w:val="none" w:sz="0" w:space="0" w:color="auto"/>
            <w:right w:val="none" w:sz="0" w:space="0" w:color="auto"/>
          </w:divBdr>
        </w:div>
        <w:div w:id="720597243">
          <w:marLeft w:val="640"/>
          <w:marRight w:val="0"/>
          <w:marTop w:val="0"/>
          <w:marBottom w:val="0"/>
          <w:divBdr>
            <w:top w:val="none" w:sz="0" w:space="0" w:color="auto"/>
            <w:left w:val="none" w:sz="0" w:space="0" w:color="auto"/>
            <w:bottom w:val="none" w:sz="0" w:space="0" w:color="auto"/>
            <w:right w:val="none" w:sz="0" w:space="0" w:color="auto"/>
          </w:divBdr>
        </w:div>
        <w:div w:id="732240471">
          <w:marLeft w:val="640"/>
          <w:marRight w:val="0"/>
          <w:marTop w:val="0"/>
          <w:marBottom w:val="0"/>
          <w:divBdr>
            <w:top w:val="none" w:sz="0" w:space="0" w:color="auto"/>
            <w:left w:val="none" w:sz="0" w:space="0" w:color="auto"/>
            <w:bottom w:val="none" w:sz="0" w:space="0" w:color="auto"/>
            <w:right w:val="none" w:sz="0" w:space="0" w:color="auto"/>
          </w:divBdr>
        </w:div>
        <w:div w:id="768087022">
          <w:marLeft w:val="640"/>
          <w:marRight w:val="0"/>
          <w:marTop w:val="0"/>
          <w:marBottom w:val="0"/>
          <w:divBdr>
            <w:top w:val="none" w:sz="0" w:space="0" w:color="auto"/>
            <w:left w:val="none" w:sz="0" w:space="0" w:color="auto"/>
            <w:bottom w:val="none" w:sz="0" w:space="0" w:color="auto"/>
            <w:right w:val="none" w:sz="0" w:space="0" w:color="auto"/>
          </w:divBdr>
        </w:div>
        <w:div w:id="799113096">
          <w:marLeft w:val="640"/>
          <w:marRight w:val="0"/>
          <w:marTop w:val="0"/>
          <w:marBottom w:val="0"/>
          <w:divBdr>
            <w:top w:val="none" w:sz="0" w:space="0" w:color="auto"/>
            <w:left w:val="none" w:sz="0" w:space="0" w:color="auto"/>
            <w:bottom w:val="none" w:sz="0" w:space="0" w:color="auto"/>
            <w:right w:val="none" w:sz="0" w:space="0" w:color="auto"/>
          </w:divBdr>
        </w:div>
        <w:div w:id="891037496">
          <w:marLeft w:val="640"/>
          <w:marRight w:val="0"/>
          <w:marTop w:val="0"/>
          <w:marBottom w:val="0"/>
          <w:divBdr>
            <w:top w:val="none" w:sz="0" w:space="0" w:color="auto"/>
            <w:left w:val="none" w:sz="0" w:space="0" w:color="auto"/>
            <w:bottom w:val="none" w:sz="0" w:space="0" w:color="auto"/>
            <w:right w:val="none" w:sz="0" w:space="0" w:color="auto"/>
          </w:divBdr>
        </w:div>
        <w:div w:id="985353250">
          <w:marLeft w:val="640"/>
          <w:marRight w:val="0"/>
          <w:marTop w:val="0"/>
          <w:marBottom w:val="0"/>
          <w:divBdr>
            <w:top w:val="none" w:sz="0" w:space="0" w:color="auto"/>
            <w:left w:val="none" w:sz="0" w:space="0" w:color="auto"/>
            <w:bottom w:val="none" w:sz="0" w:space="0" w:color="auto"/>
            <w:right w:val="none" w:sz="0" w:space="0" w:color="auto"/>
          </w:divBdr>
        </w:div>
        <w:div w:id="992487298">
          <w:marLeft w:val="640"/>
          <w:marRight w:val="0"/>
          <w:marTop w:val="0"/>
          <w:marBottom w:val="0"/>
          <w:divBdr>
            <w:top w:val="none" w:sz="0" w:space="0" w:color="auto"/>
            <w:left w:val="none" w:sz="0" w:space="0" w:color="auto"/>
            <w:bottom w:val="none" w:sz="0" w:space="0" w:color="auto"/>
            <w:right w:val="none" w:sz="0" w:space="0" w:color="auto"/>
          </w:divBdr>
        </w:div>
        <w:div w:id="1056389464">
          <w:marLeft w:val="640"/>
          <w:marRight w:val="0"/>
          <w:marTop w:val="0"/>
          <w:marBottom w:val="0"/>
          <w:divBdr>
            <w:top w:val="none" w:sz="0" w:space="0" w:color="auto"/>
            <w:left w:val="none" w:sz="0" w:space="0" w:color="auto"/>
            <w:bottom w:val="none" w:sz="0" w:space="0" w:color="auto"/>
            <w:right w:val="none" w:sz="0" w:space="0" w:color="auto"/>
          </w:divBdr>
        </w:div>
        <w:div w:id="1063404997">
          <w:marLeft w:val="640"/>
          <w:marRight w:val="0"/>
          <w:marTop w:val="0"/>
          <w:marBottom w:val="0"/>
          <w:divBdr>
            <w:top w:val="none" w:sz="0" w:space="0" w:color="auto"/>
            <w:left w:val="none" w:sz="0" w:space="0" w:color="auto"/>
            <w:bottom w:val="none" w:sz="0" w:space="0" w:color="auto"/>
            <w:right w:val="none" w:sz="0" w:space="0" w:color="auto"/>
          </w:divBdr>
        </w:div>
        <w:div w:id="1155561525">
          <w:marLeft w:val="640"/>
          <w:marRight w:val="0"/>
          <w:marTop w:val="0"/>
          <w:marBottom w:val="0"/>
          <w:divBdr>
            <w:top w:val="none" w:sz="0" w:space="0" w:color="auto"/>
            <w:left w:val="none" w:sz="0" w:space="0" w:color="auto"/>
            <w:bottom w:val="none" w:sz="0" w:space="0" w:color="auto"/>
            <w:right w:val="none" w:sz="0" w:space="0" w:color="auto"/>
          </w:divBdr>
        </w:div>
        <w:div w:id="1200387732">
          <w:marLeft w:val="640"/>
          <w:marRight w:val="0"/>
          <w:marTop w:val="0"/>
          <w:marBottom w:val="0"/>
          <w:divBdr>
            <w:top w:val="none" w:sz="0" w:space="0" w:color="auto"/>
            <w:left w:val="none" w:sz="0" w:space="0" w:color="auto"/>
            <w:bottom w:val="none" w:sz="0" w:space="0" w:color="auto"/>
            <w:right w:val="none" w:sz="0" w:space="0" w:color="auto"/>
          </w:divBdr>
        </w:div>
        <w:div w:id="1204098647">
          <w:marLeft w:val="640"/>
          <w:marRight w:val="0"/>
          <w:marTop w:val="0"/>
          <w:marBottom w:val="0"/>
          <w:divBdr>
            <w:top w:val="none" w:sz="0" w:space="0" w:color="auto"/>
            <w:left w:val="none" w:sz="0" w:space="0" w:color="auto"/>
            <w:bottom w:val="none" w:sz="0" w:space="0" w:color="auto"/>
            <w:right w:val="none" w:sz="0" w:space="0" w:color="auto"/>
          </w:divBdr>
        </w:div>
        <w:div w:id="1259676326">
          <w:marLeft w:val="640"/>
          <w:marRight w:val="0"/>
          <w:marTop w:val="0"/>
          <w:marBottom w:val="0"/>
          <w:divBdr>
            <w:top w:val="none" w:sz="0" w:space="0" w:color="auto"/>
            <w:left w:val="none" w:sz="0" w:space="0" w:color="auto"/>
            <w:bottom w:val="none" w:sz="0" w:space="0" w:color="auto"/>
            <w:right w:val="none" w:sz="0" w:space="0" w:color="auto"/>
          </w:divBdr>
        </w:div>
        <w:div w:id="1303778323">
          <w:marLeft w:val="640"/>
          <w:marRight w:val="0"/>
          <w:marTop w:val="0"/>
          <w:marBottom w:val="0"/>
          <w:divBdr>
            <w:top w:val="none" w:sz="0" w:space="0" w:color="auto"/>
            <w:left w:val="none" w:sz="0" w:space="0" w:color="auto"/>
            <w:bottom w:val="none" w:sz="0" w:space="0" w:color="auto"/>
            <w:right w:val="none" w:sz="0" w:space="0" w:color="auto"/>
          </w:divBdr>
        </w:div>
        <w:div w:id="1326013128">
          <w:marLeft w:val="640"/>
          <w:marRight w:val="0"/>
          <w:marTop w:val="0"/>
          <w:marBottom w:val="0"/>
          <w:divBdr>
            <w:top w:val="none" w:sz="0" w:space="0" w:color="auto"/>
            <w:left w:val="none" w:sz="0" w:space="0" w:color="auto"/>
            <w:bottom w:val="none" w:sz="0" w:space="0" w:color="auto"/>
            <w:right w:val="none" w:sz="0" w:space="0" w:color="auto"/>
          </w:divBdr>
        </w:div>
        <w:div w:id="1366639012">
          <w:marLeft w:val="640"/>
          <w:marRight w:val="0"/>
          <w:marTop w:val="0"/>
          <w:marBottom w:val="0"/>
          <w:divBdr>
            <w:top w:val="none" w:sz="0" w:space="0" w:color="auto"/>
            <w:left w:val="none" w:sz="0" w:space="0" w:color="auto"/>
            <w:bottom w:val="none" w:sz="0" w:space="0" w:color="auto"/>
            <w:right w:val="none" w:sz="0" w:space="0" w:color="auto"/>
          </w:divBdr>
        </w:div>
        <w:div w:id="1395739416">
          <w:marLeft w:val="640"/>
          <w:marRight w:val="0"/>
          <w:marTop w:val="0"/>
          <w:marBottom w:val="0"/>
          <w:divBdr>
            <w:top w:val="none" w:sz="0" w:space="0" w:color="auto"/>
            <w:left w:val="none" w:sz="0" w:space="0" w:color="auto"/>
            <w:bottom w:val="none" w:sz="0" w:space="0" w:color="auto"/>
            <w:right w:val="none" w:sz="0" w:space="0" w:color="auto"/>
          </w:divBdr>
        </w:div>
        <w:div w:id="1400518941">
          <w:marLeft w:val="640"/>
          <w:marRight w:val="0"/>
          <w:marTop w:val="0"/>
          <w:marBottom w:val="0"/>
          <w:divBdr>
            <w:top w:val="none" w:sz="0" w:space="0" w:color="auto"/>
            <w:left w:val="none" w:sz="0" w:space="0" w:color="auto"/>
            <w:bottom w:val="none" w:sz="0" w:space="0" w:color="auto"/>
            <w:right w:val="none" w:sz="0" w:space="0" w:color="auto"/>
          </w:divBdr>
        </w:div>
        <w:div w:id="1412851944">
          <w:marLeft w:val="640"/>
          <w:marRight w:val="0"/>
          <w:marTop w:val="0"/>
          <w:marBottom w:val="0"/>
          <w:divBdr>
            <w:top w:val="none" w:sz="0" w:space="0" w:color="auto"/>
            <w:left w:val="none" w:sz="0" w:space="0" w:color="auto"/>
            <w:bottom w:val="none" w:sz="0" w:space="0" w:color="auto"/>
            <w:right w:val="none" w:sz="0" w:space="0" w:color="auto"/>
          </w:divBdr>
        </w:div>
        <w:div w:id="1435977661">
          <w:marLeft w:val="640"/>
          <w:marRight w:val="0"/>
          <w:marTop w:val="0"/>
          <w:marBottom w:val="0"/>
          <w:divBdr>
            <w:top w:val="none" w:sz="0" w:space="0" w:color="auto"/>
            <w:left w:val="none" w:sz="0" w:space="0" w:color="auto"/>
            <w:bottom w:val="none" w:sz="0" w:space="0" w:color="auto"/>
            <w:right w:val="none" w:sz="0" w:space="0" w:color="auto"/>
          </w:divBdr>
        </w:div>
        <w:div w:id="1464887813">
          <w:marLeft w:val="640"/>
          <w:marRight w:val="0"/>
          <w:marTop w:val="0"/>
          <w:marBottom w:val="0"/>
          <w:divBdr>
            <w:top w:val="none" w:sz="0" w:space="0" w:color="auto"/>
            <w:left w:val="none" w:sz="0" w:space="0" w:color="auto"/>
            <w:bottom w:val="none" w:sz="0" w:space="0" w:color="auto"/>
            <w:right w:val="none" w:sz="0" w:space="0" w:color="auto"/>
          </w:divBdr>
        </w:div>
        <w:div w:id="1564829089">
          <w:marLeft w:val="640"/>
          <w:marRight w:val="0"/>
          <w:marTop w:val="0"/>
          <w:marBottom w:val="0"/>
          <w:divBdr>
            <w:top w:val="none" w:sz="0" w:space="0" w:color="auto"/>
            <w:left w:val="none" w:sz="0" w:space="0" w:color="auto"/>
            <w:bottom w:val="none" w:sz="0" w:space="0" w:color="auto"/>
            <w:right w:val="none" w:sz="0" w:space="0" w:color="auto"/>
          </w:divBdr>
        </w:div>
        <w:div w:id="1628120959">
          <w:marLeft w:val="640"/>
          <w:marRight w:val="0"/>
          <w:marTop w:val="0"/>
          <w:marBottom w:val="0"/>
          <w:divBdr>
            <w:top w:val="none" w:sz="0" w:space="0" w:color="auto"/>
            <w:left w:val="none" w:sz="0" w:space="0" w:color="auto"/>
            <w:bottom w:val="none" w:sz="0" w:space="0" w:color="auto"/>
            <w:right w:val="none" w:sz="0" w:space="0" w:color="auto"/>
          </w:divBdr>
        </w:div>
        <w:div w:id="1690330080">
          <w:marLeft w:val="640"/>
          <w:marRight w:val="0"/>
          <w:marTop w:val="0"/>
          <w:marBottom w:val="0"/>
          <w:divBdr>
            <w:top w:val="none" w:sz="0" w:space="0" w:color="auto"/>
            <w:left w:val="none" w:sz="0" w:space="0" w:color="auto"/>
            <w:bottom w:val="none" w:sz="0" w:space="0" w:color="auto"/>
            <w:right w:val="none" w:sz="0" w:space="0" w:color="auto"/>
          </w:divBdr>
        </w:div>
        <w:div w:id="1690714196">
          <w:marLeft w:val="640"/>
          <w:marRight w:val="0"/>
          <w:marTop w:val="0"/>
          <w:marBottom w:val="0"/>
          <w:divBdr>
            <w:top w:val="none" w:sz="0" w:space="0" w:color="auto"/>
            <w:left w:val="none" w:sz="0" w:space="0" w:color="auto"/>
            <w:bottom w:val="none" w:sz="0" w:space="0" w:color="auto"/>
            <w:right w:val="none" w:sz="0" w:space="0" w:color="auto"/>
          </w:divBdr>
        </w:div>
        <w:div w:id="1811364735">
          <w:marLeft w:val="640"/>
          <w:marRight w:val="0"/>
          <w:marTop w:val="0"/>
          <w:marBottom w:val="0"/>
          <w:divBdr>
            <w:top w:val="none" w:sz="0" w:space="0" w:color="auto"/>
            <w:left w:val="none" w:sz="0" w:space="0" w:color="auto"/>
            <w:bottom w:val="none" w:sz="0" w:space="0" w:color="auto"/>
            <w:right w:val="none" w:sz="0" w:space="0" w:color="auto"/>
          </w:divBdr>
        </w:div>
        <w:div w:id="1971864619">
          <w:marLeft w:val="640"/>
          <w:marRight w:val="0"/>
          <w:marTop w:val="0"/>
          <w:marBottom w:val="0"/>
          <w:divBdr>
            <w:top w:val="none" w:sz="0" w:space="0" w:color="auto"/>
            <w:left w:val="none" w:sz="0" w:space="0" w:color="auto"/>
            <w:bottom w:val="none" w:sz="0" w:space="0" w:color="auto"/>
            <w:right w:val="none" w:sz="0" w:space="0" w:color="auto"/>
          </w:divBdr>
        </w:div>
        <w:div w:id="1975058526">
          <w:marLeft w:val="640"/>
          <w:marRight w:val="0"/>
          <w:marTop w:val="0"/>
          <w:marBottom w:val="0"/>
          <w:divBdr>
            <w:top w:val="none" w:sz="0" w:space="0" w:color="auto"/>
            <w:left w:val="none" w:sz="0" w:space="0" w:color="auto"/>
            <w:bottom w:val="none" w:sz="0" w:space="0" w:color="auto"/>
            <w:right w:val="none" w:sz="0" w:space="0" w:color="auto"/>
          </w:divBdr>
        </w:div>
        <w:div w:id="1990669062">
          <w:marLeft w:val="640"/>
          <w:marRight w:val="0"/>
          <w:marTop w:val="0"/>
          <w:marBottom w:val="0"/>
          <w:divBdr>
            <w:top w:val="none" w:sz="0" w:space="0" w:color="auto"/>
            <w:left w:val="none" w:sz="0" w:space="0" w:color="auto"/>
            <w:bottom w:val="none" w:sz="0" w:space="0" w:color="auto"/>
            <w:right w:val="none" w:sz="0" w:space="0" w:color="auto"/>
          </w:divBdr>
        </w:div>
        <w:div w:id="1993098360">
          <w:marLeft w:val="640"/>
          <w:marRight w:val="0"/>
          <w:marTop w:val="0"/>
          <w:marBottom w:val="0"/>
          <w:divBdr>
            <w:top w:val="none" w:sz="0" w:space="0" w:color="auto"/>
            <w:left w:val="none" w:sz="0" w:space="0" w:color="auto"/>
            <w:bottom w:val="none" w:sz="0" w:space="0" w:color="auto"/>
            <w:right w:val="none" w:sz="0" w:space="0" w:color="auto"/>
          </w:divBdr>
        </w:div>
        <w:div w:id="2015375748">
          <w:marLeft w:val="640"/>
          <w:marRight w:val="0"/>
          <w:marTop w:val="0"/>
          <w:marBottom w:val="0"/>
          <w:divBdr>
            <w:top w:val="none" w:sz="0" w:space="0" w:color="auto"/>
            <w:left w:val="none" w:sz="0" w:space="0" w:color="auto"/>
            <w:bottom w:val="none" w:sz="0" w:space="0" w:color="auto"/>
            <w:right w:val="none" w:sz="0" w:space="0" w:color="auto"/>
          </w:divBdr>
        </w:div>
        <w:div w:id="2081514777">
          <w:marLeft w:val="640"/>
          <w:marRight w:val="0"/>
          <w:marTop w:val="0"/>
          <w:marBottom w:val="0"/>
          <w:divBdr>
            <w:top w:val="none" w:sz="0" w:space="0" w:color="auto"/>
            <w:left w:val="none" w:sz="0" w:space="0" w:color="auto"/>
            <w:bottom w:val="none" w:sz="0" w:space="0" w:color="auto"/>
            <w:right w:val="none" w:sz="0" w:space="0" w:color="auto"/>
          </w:divBdr>
        </w:div>
        <w:div w:id="2125077825">
          <w:marLeft w:val="640"/>
          <w:marRight w:val="0"/>
          <w:marTop w:val="0"/>
          <w:marBottom w:val="0"/>
          <w:divBdr>
            <w:top w:val="none" w:sz="0" w:space="0" w:color="auto"/>
            <w:left w:val="none" w:sz="0" w:space="0" w:color="auto"/>
            <w:bottom w:val="none" w:sz="0" w:space="0" w:color="auto"/>
            <w:right w:val="none" w:sz="0" w:space="0" w:color="auto"/>
          </w:divBdr>
        </w:div>
        <w:div w:id="2139450208">
          <w:marLeft w:val="640"/>
          <w:marRight w:val="0"/>
          <w:marTop w:val="0"/>
          <w:marBottom w:val="0"/>
          <w:divBdr>
            <w:top w:val="none" w:sz="0" w:space="0" w:color="auto"/>
            <w:left w:val="none" w:sz="0" w:space="0" w:color="auto"/>
            <w:bottom w:val="none" w:sz="0" w:space="0" w:color="auto"/>
            <w:right w:val="none" w:sz="0" w:space="0" w:color="auto"/>
          </w:divBdr>
        </w:div>
        <w:div w:id="2142381476">
          <w:marLeft w:val="64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doi.org/10.1038/s41467-025-66264-z" TargetMode="External"/><Relationship Id="rId2" Type="http://schemas.openxmlformats.org/officeDocument/2006/relationships/hyperlink" Target="https://doi.org/10.1111/padr.70043" TargetMode="External"/><Relationship Id="rId1" Type="http://schemas.openxmlformats.org/officeDocument/2006/relationships/hyperlink" Target="https://www.demographic-research.org/articles/volume/53/36/" TargetMode="External"/><Relationship Id="rId4" Type="http://schemas.openxmlformats.org/officeDocument/2006/relationships/hyperlink" Target="https://www.pxweb.bfs.admin.ch/pxweb/de/px-x-0102010000_101/-/px-x-0102010000_101.px/"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mailto:kaspar.staub@iem.uzh.ch"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glossaryDocument" Target="glossary/document.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7598C79AB7C7A438D4F14CBAB773941"/>
        <w:category>
          <w:name w:val="General"/>
          <w:gallery w:val="placeholder"/>
        </w:category>
        <w:types>
          <w:type w:val="bbPlcHdr"/>
        </w:types>
        <w:behaviors>
          <w:behavior w:val="content"/>
        </w:behaviors>
        <w:guid w:val="{12EDCF5B-9216-D549-8509-5BA1403EE846}"/>
      </w:docPartPr>
      <w:docPartBody>
        <w:p w:rsidR="002949D6" w:rsidRDefault="00916A00" w:rsidP="00916A00">
          <w:pPr>
            <w:pStyle w:val="67598C79AB7C7A438D4F14CBAB773941"/>
          </w:pPr>
          <w:r w:rsidRPr="00F74EBB">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8621C095-EFE3-C446-9C53-6B9FFA0D4E3E}"/>
      </w:docPartPr>
      <w:docPartBody>
        <w:p w:rsidR="002949D6" w:rsidRDefault="00916A00">
          <w:r w:rsidRPr="00F74EBB">
            <w:rPr>
              <w:rStyle w:val="PlaceholderText"/>
              <w:lang w:eastAsia="en-US" w:bidi="ar-SA"/>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dvOT1ef757c0">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rinda">
    <w:altName w:val="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roman">
    <w:altName w:val="Times New Roman"/>
    <w:charset w:val="00"/>
    <w:family w:val="auto"/>
    <w:pitch w:val="variable"/>
    <w:sig w:usb0="E00002FF" w:usb1="5000205A" w:usb2="00000000" w:usb3="00000000" w:csb0="0000019F" w:csb1="00000000"/>
  </w:font>
  <w:font w:name="Times-Bold">
    <w:altName w:val="Times New Roman"/>
    <w:charset w:val="00"/>
    <w:family w:val="auto"/>
    <w:pitch w:val="variable"/>
    <w:sig w:usb0="E00002FF" w:usb1="5000205A" w:usb2="00000000" w:usb3="00000000" w:csb0="0000019F" w:csb1="00000000"/>
  </w:font>
  <w:font w:name="TimesNewRomanPSMT">
    <w:altName w:val="Times New Roman"/>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A00"/>
    <w:rsid w:val="002949D6"/>
    <w:rsid w:val="002B595C"/>
    <w:rsid w:val="0035578F"/>
    <w:rsid w:val="00463F5D"/>
    <w:rsid w:val="00631F56"/>
    <w:rsid w:val="00916A00"/>
    <w:rsid w:val="009E7E98"/>
    <w:rsid w:val="00BF6987"/>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30"/>
        <w:lang w:val="en-US" w:eastAsia="en-GB"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916A00"/>
    <w:rPr>
      <w:color w:val="666666"/>
    </w:rPr>
  </w:style>
  <w:style w:type="paragraph" w:customStyle="1" w:styleId="67598C79AB7C7A438D4F14CBAB773941">
    <w:name w:val="67598C79AB7C7A438D4F14CBAB773941"/>
    <w:rsid w:val="00916A00"/>
    <w:rPr>
      <w:rFonts w:cs="Vrind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7945B46-B663-7249-B04E-F1E9AAF47397}">
  <we:reference id="f78a3046-9e99-4300-aa2b-5814002b01a2" version="1.55.1.0" store="EXCatalog" storeType="EXCatalog"/>
  <we:alternateReferences>
    <we:reference id="WA104382081" version="1.55.1.0" store="de-CH" storeType="OMEX"/>
  </we:alternateReferences>
  <we:properties>
    <we:property name="MENDELEY_BIBLIOGRAPHY_IS_DIRTY" value="false"/>
    <we:property name="MENDELEY_BIBLIOGRAPHY_LAST_MODIFIED" value="1786128616863"/>
    <we:property name="MENDELEY_CITATIONS" value="[{&quot;citationID&quot;:&quot;MENDELEY_CITATION_a8364123-06aa-44ff-ab4e-fd10cad9a1ea&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&quot;,&quot;citationItems&quot;:[{&quot;id&quot;:&quot;cec60fb2-7ef7-348a-a904-deb62d6f7cfa&quot;,&quot;itemData&quot;:{&quot;type&quot;:&quot;webpage&quot;,&quot;id&quot;:&quot;cec60fb2-7ef7-348a-a904-deb62d6f7cfa&quot;,&quot;title&quot;:&quot;Fertility statistics - Statistics Explained&quot;,&quot;author&quot;:[{&quot;family&quot;:&quot;Eurostat&quot;,&quot;given&quot;:&quot;&quot;,&quot;parse-names&quot;:false,&quot;dropping-particle&quot;:&quot;&quot;,&quot;non-dropping-particle&quot;:&quot;&quot;}],&quot;accessed&quot;:{&quot;date-parts&quot;:[[2026,6,19]]},&quot;URL&quot;:&quot;https://ec.europa.eu/eurostat/statistics-explained/index.php?title=Fertility%5Fstatistics&quot;,&quot;issued&quot;:{&quot;date-parts&quot;:[[2026]]},&quot;container-title-short&quot;:&quot;&quot;},&quot;isTemporary&quot;:false}]},{&quot;citationID&quot;:&quot;MENDELEY_CITATION_3effea91-b294-4cb3-aa03-2985afa37468&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&quot;,&quot;citationItems&quot;:[{&quot;id&quot;:&quot;3e2697f1-bb42-3b6f-965b-a7fcf435ebbc&quot;,&quot;itemData&quot;:{&quot;type&quot;:&quot;article-journal&quot;,&quot;id&quot;:&quot;3e2697f1-bb42-3b6f-965b-a7fcf435ebbc&quot;,&quot;title&quot;:&quot;The second demographic transition, 1986–2020: sub-replacement fertility and rising cohabitation—a global update&quot;,&quot;author&quot;:[{&quot;family&quot;:&quot;Lesthaeghe&quot;,&quot;given&quot;:&quot;Ron&quot;,&quot;parse-names&quot;:false,&quot;dropping-particle&quot;:&quot;&quot;,&quot;non-dropping-particle&quot;:&quot;&quot;}],&quot;container-title&quot;:&quot;Genus&quot;,&quot;container-title-short&quot;:&quot;Genus&quot;,&quot;DOI&quot;:&quot;10.1186/s41118-020-00077-4&quot;,&quot;ISSN&quot;:&quot;2035-5556&quot;,&quot;issued&quot;:{&quot;date-parts&quot;:[[2020,12,9]]},&quot;page&quot;:&quot;10&quot;,&quot;abstract&quot;:&quot;&lt;p&gt;The article considers the evolution of two “Second Demographic Tradition” (SDT) core characteristics: fertility postponement and the rise of cohabitation, with particular attention being given to the first two decades of the new century. It can be considered as the sequel to the concise overview of the SDT published earlier in the US Proceedings of the National Academy (PNAS) (Lesthaeghe, 2014).&lt;/p&gt;&quot;,&quot;issue&quot;:&quot;1&quot;,&quot;volume&quot;:&quot;76&quot;},&quot;isTemporary&quot;:false}]},{&quot;citationID&quot;:&quot;MENDELEY_CITATION_04bd60c8-b995-4dc9-afb5-e6c3c7b02df6&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&quot;,&quot;citationItems&quot;:[{&quot;id&quot;:&quot;442c32b0-ae9f-31c0-857a-d55a18eee50d&quot;,&quot;itemData&quot;:{&quot;type&quot;:&quot;webpage&quot;,&quot;id&quot;:&quot;442c32b0-ae9f-31c0-857a-d55a18eee50d&quot;,&quot;title&quot;:&quot;Fertility postponement is not a universal correlate of fertility decline - N-IUSSP&quot;,&quot;author&quot;:[{&quot;family&quot;:&quot;Spoorenberg&quot;,&quot;given&quot;:&quot;Thomas&quot;,&quot;parse-names&quot;:false,&quot;dropping-particle&quot;:&quot;&quot;,&quot;non-dropping-particle&quot;:&quot;&quot;},{&quot;family&quot;:&quot;Skirbekk&quot;,&quot;given&quot;:&quot;Vegard&quot;,&quot;parse-names&quot;:false,&quot;dropping-particle&quot;:&quot;&quot;,&quot;non-dropping-particle&quot;:&quot;&quot;}],&quot;accessed&quot;:{&quot;date-parts&quot;:[[2026,6,19]]},&quot;URL&quot;:&quot;https://www.niussp.org/fertility-and-reproduction/fertility-postponement-is-not-a-universal-correlate-of-fertility-decline/&quot;,&quot;issued&quot;:{&quot;date-parts&quot;:[[2026]]},&quot;container-title-short&quot;:&quot;&quot;},&quot;isTemporary&quot;:false}]},{&quot;citationID&quot;:&quot;MENDELEY_CITATION_b5147103-b09f-48aa-a679-47c750d31511&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&quot;,&quot;citationItems&quot;:[{&quot;id&quot;:&quot;555e8cb4-a6e0-3172-92ee-acaa9fce1678&quot;,&quot;itemData&quot;:{&quot;type&quot;:&quot;article-journal&quot;,&quot;id&quot;:&quot;555e8cb4-a6e0-3172-92ee-acaa9fce1678&quot;,&quot;title&quot;:&quot;Not Just Later, but Fewer: Novel Trends in Cohort Fertility in the Nordic Countries&quot;,&quot;author&quot;:[{&quot;family&quot;:&quot;Hellstrand&quot;,&quot;given&quot;:&quot;Julia&quot;,&quot;parse-names&quot;:false,&quot;dropping-particle&quot;:&quot;&quot;,&quot;non-dropping-particle&quot;:&quot;&quot;},{&quot;family&quot;:&quot;Nisén&quot;,&quot;given&quot;:&quot;Jessica&quot;,&quot;parse-names&quot;:false,&quot;dropping-particle&quot;:&quot;&quot;,&quot;non-dropping-particle&quot;:&quot;&quot;},{&quot;family&quot;:&quot;Miranda&quot;,&quot;given&quot;:&quot;Vitor&quot;,&quot;parse-names&quot;:false,&quot;dropping-particle&quot;:&quot;&quot;,&quot;non-dropping-particle&quot;:&quot;&quot;},{&quot;family&quot;:&quot;Fallesen&quot;,&quot;given&quot;:&quot;Peter&quot;,&quot;parse-names&quot;:false,&quot;dropping-particle&quot;:&quot;&quot;,&quot;non-dropping-particle&quot;:&quot;&quot;},{&quot;family&quot;:&quot;Dommermuth&quot;,&quot;given&quot;:&quot;Lars&quot;,&quot;parse-names&quot;:false,&quot;dropping-particle&quot;:&quot;&quot;,&quot;non-dropping-particle&quot;:&quot;&quot;},{&quot;family&quot;:&quot;Myrskylä&quot;,&quot;given&quot;:&quot;Mikko&quot;,&quot;parse-names&quot;:false,&quot;dropping-particle&quot;:&quot;&quot;,&quot;non-dropping-particle&quot;:&quot;&quot;}],&quot;container-title&quot;:&quot;Demography&quot;,&quot;container-title-short&quot;:&quot;Demography&quot;,&quot;DOI&quot;:&quot;10.1215/00703370-9373618&quot;,&quot;ISSN&quot;:&quot;0070-3370&quot;,&quot;issued&quot;:{&quot;date-parts&quot;:[[2021,8,1]]},&quot;page&quot;:&quot;1373-1399&quot;,&quot;abstract&quot;:&quot;&lt;p&gt;With historically similar patterns of high and stable cohort fertility and high levels of gender equality, the Nordic countries of Sweden, Finland, Norway, Denmark, and Iceland are seen as forerunners in demographic behavior. Furthermore, Nordic fertility trends have strongly influenced fertility theories. However, the period fertility decline that started around 2010 in many countries with relatively high fertility is particularly pronounced in the Nordic countries, raising the question of whether Nordic cohort fertility will also decline and deviate from its historically stable pattern. Using harmonized data across the Nordic countries, we comprehensively describe this period decline and analyze the extent to which it is attributable to tempo or quantum effects. Two key results stand out. First, the decline is mostly attributable to first births but can be observed across all ages from 15 to the mid-30s. This is a reversal from the previous trend in which fertility rates in the early 30s increased relatively steadily in those countries in the period 1980–2010. Second, tempo explains only part of the decline. Forecasts indicate that the average Nordic cohort fertility will decline from 2 children for the 1970 cohort to around 1.8 children for the late 1980s cohorts. Finland diverges from the other countries in terms of its lower expected cohort fertility (below 1.6), and Denmark and Sweden diverge from Finland, Iceland, and Norway in terms of their slower cohort fertility decline. These findings suggest that the conceptualization of the Nordic model of high and stable fertility may need to be revised.&lt;/p&gt;&quot;,&quot;issue&quot;:&quot;4&quot;,&quot;volume&quot;:&quot;58&quot;},&quot;isTemporary&quot;:false}]},{&quot;citationID&quot;:&quot;MENDELEY_CITATION_0ded2b96-564f-463c-b665-44bf23737596&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&quot;,&quot;citationItems&quot;:[{&quot;id&quot;:&quot;7fd96e5d-1711-3174-bdc7-2d3b41ba5084&quot;,&quot;itemData&quot;:{&quot;type&quot;:&quot;article-journal&quot;,&quot;id&quot;:&quot;7fd96e5d-1711-3174-bdc7-2d3b41ba5084&quot;,&quot;title&quot;:&quot;Fertility in High-Income Countries: Trends, Patterns, Determinants, and Consequences&quot;,&quot;author&quot;:[{&quot;family&quot;:&quot;Bloom&quot;,&quot;given&quot;:&quot;David E.&quot;,&quot;parse-names&quot;:false,&quot;dropping-particle&quot;:&quot;&quot;,&quot;non-dropping-particle&quot;:&quot;&quot;},{&quot;family&quot;:&quot;Kuhn&quot;,&quot;given&quot;:&quot;Michael&quot;,&quot;parse-names&quot;:false,&quot;dropping-particle&quot;:&quot;&quot;,&quot;non-dropping-particle&quot;:&quot;&quot;},{&quot;family&quot;:&quot;Prettner&quot;,&quot;given&quot;:&quot;Klaus&quot;,&quot;parse-names&quot;:false,&quot;dropping-particle&quot;:&quot;&quot;,&quot;non-dropping-particle&quot;:&quot;&quot;}],&quot;container-title&quot;:&quot;Annual Review of Economics&quot;,&quot;container-title-short&quot;:&quot;Annu. Rev. Econom.&quot;,&quot;DOI&quot;:&quot;10.1146/annurev-economics-081523-013750&quot;,&quot;ISSN&quot;:&quot;1941-1383&quot;,&quot;issued&quot;:{&quot;date-parts&quot;:[[2024,8,22]]},&quot;page&quot;:&quot;159-184&quot;,&quot;abstract&quot;:&quot;&lt;p&gt; High-income countries have generally experienced falling fertility in recent decades. In most of these countries, the total fertility rate is now below the level that implies a stable population in the long run. This has led to concerns among economists, policymakers, and the wider public about the economic consequences of low fertility and population decline. In this contribution, we aim to ( &lt;italic&gt;a&lt;/italic&gt; ) describe the main determinants of low fertility in high-income countries, ( &lt;italic&gt;b&lt;/italic&gt; ) assess its potential economic consequences, ( &lt;italic&gt;c&lt;/italic&gt; ) discuss adjustment mechanisms for individuals and economies, ( &lt;italic&gt;d&lt;/italic&gt; ) propose a simple economic framework to analyze the long-run economic impacts of low fertility, and ( &lt;italic&gt;e&lt;/italic&gt; ) draw lessons for economic policymakers to react appropriately. While the economic challenges of low fertility are substantial, a thoughtful and consistent policy response can mitigate most of the adverse consequences. &lt;/p&gt;&quot;,&quot;issue&quot;:&quot;1&quot;,&quot;volume&quot;:&quot;16&quot;},&quot;isTemporary&quot;:false}]},{&quot;citationID&quot;:&quot;MENDELEY_CITATION_ea07688c-85b6-47db-af27-fa979d0c7b67&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&quot;,&quot;citationItems&quot;:[{&quot;id&quot;:&quot;b77bdd95-cb16-3ec3-a117-178447ebdf1c&quot;,&quot;itemData&quot;:{&quot;type&quot;:&quot;article-journal&quot;,&quot;id&quot;:&quot;b77bdd95-cb16-3ec3-a117-178447ebdf1c&quot;,&quot;title&quot;:&quot;Pandemic Roller‐Coaster? Birth Trends in Higher‐Income Countries During the COVID‐19 Pandemic&quot;,&quot;author&quot;:[{&quot;family&quot;:&quot;Sobotka&quot;,&quot;given&quot;:&quot;Tomáš&quot;,&quot;parse-names&quot;:false,&quot;dropping-particle&quot;:&quot;&quot;,&quot;non-dropping-particle&quot;:&quot;&quot;},{&quot;family&quot;:&quot;Zeman&quot;,&quot;given&quot;:&quot;Kryštof&quot;,&quot;parse-names&quot;:false,&quot;dropping-particle&quot;:&quot;&quot;,&quot;non-dropping-particle&quot;:&quot;&quot;},{&quot;family&quot;:&quot;Jasilioniene&quot;,&quot;given&quot;:&quot;Aiva&quot;,&quot;parse-names&quot;:false,&quot;dropping-particle&quot;:&quot;&quot;,&quot;non-dropping-particle&quot;:&quot;&quot;},{&quot;family&quot;:&quot;Winkler‐Dworak&quot;,&quot;given&quot;:&quot;Maria&quot;,&quot;parse-names&quot;:false,&quot;dropping-particle&quot;:&quot;&quot;,&quot;non-dropping-particle&quot;:&quot;&quot;},{&quot;family&quot;:&quot;Brzozowska&quot;,&quot;given&quot;:&quot;Zuzanna&quot;,&quot;parse-names&quot;:false,&quot;dropping-particle&quot;:&quot;&quot;,&quot;non-dropping-particle&quot;:&quot;&quot;},{&quot;family&quot;:&quot;Alustiza‐Galarza&quot;,&quot;given&quot;:&quot;Ainhoa&quot;,&quot;parse-names&quot;:false,&quot;dropping-particle&quot;:&quot;&quot;,&quot;non-dropping-particle&quot;:&quot;&quot;},{&quot;family&quot;:&quot;Németh&quot;,&quot;given&quot;:&quot;László&quot;,&quot;parse-names&quot;:false,&quot;dropping-particle&quot;:&quot;&quot;,&quot;non-dropping-particle&quot;:&quot;&quot;},{&quot;family&quot;:&quot;Jdanov&quot;,&quot;given&quot;:&quot;Dmitri&quot;,&quot;parse-names&quot;:false,&quot;dropping-particle&quot;:&quot;&quot;,&quot;non-dropping-particle&quot;:&quot;&quot;}],&quot;container-title&quot;:&quot;Population and Development Review&quot;,&quot;container-title-short&quot;:&quot;Popul. Dev. Rev.&quot;,&quot;DOI&quot;:&quot;10.1111/padr.12544&quot;,&quot;ISSN&quot;:&quot;0098-7921&quot;,&quot;issued&quot;:{&quot;date-parts&quot;:[[2024,7,25]]},&quot;page&quot;:&quot;23-58&quot;,&quot;abstract&quot;:&quot;&lt;p&gt;We use monthly birth data collected by the Human Fertility Database to analyze the impact of the COVID‐19 pandemic on birth trends until September 2022 in 38 higher‐income countries. We also present estimates of the monthly total fertility rate adjusted for seasonality. Our analysis reveals that the pandemic led to distinct swings in births and fertility rates. The initial pandemic shock was associated with a fall in births in most countries, with the sharpest drop in January 2021. Next, birth rates showed a short‐term recovery in March 2021, following the conceptions after the end of the first wave of the pandemic. Most countries reported a stable or slightly increasing number of births in the subsequent months, especially in autumn 2021. Yet another, quite unexpected, downturn in births started in January 2022, linked with the conceptions in spring 2021 when the pandemic measures were mostly eased out and vaccination was gaining momentum. Taken together and contrary to some initial expectations, the coronavirus pandemic did not bring a lasting “baby bust” in most of the analyzed countries. Especially the Nordic countries, the Netherlands, Germany, and the United States experienced an improvement in their birth dynamics in 2021 compared with the prepandemic period.&lt;/p&gt;&quot;,&quot;issue&quot;:&quot;S1&quot;,&quot;volume&quot;:&quot;50&quot;},&quot;isTemporary&quot;:false}]},{&quot;citationID&quot;:&quot;MENDELEY_CITATION_c397be9a-5d8f-44fe-a37e-dba19f3f7c8e&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&quot;,&quot;citationItems&quot;:[{&quot;id&quot;:&quot;b77bdd95-cb16-3ec3-a117-178447ebdf1c&quot;,&quot;itemData&quot;:{&quot;type&quot;:&quot;article-journal&quot;,&quot;id&quot;:&quot;b77bdd95-cb16-3ec3-a117-178447ebdf1c&quot;,&quot;title&quot;:&quot;Pandemic Roller‐Coaster? Birth Trends in Higher‐Income Countries During the COVID‐19 Pandemic&quot;,&quot;author&quot;:[{&quot;family&quot;:&quot;Sobotka&quot;,&quot;given&quot;:&quot;Tomáš&quot;,&quot;parse-names&quot;:false,&quot;dropping-particle&quot;:&quot;&quot;,&quot;non-dropping-particle&quot;:&quot;&quot;},{&quot;family&quot;:&quot;Zeman&quot;,&quot;given&quot;:&quot;Kryštof&quot;,&quot;parse-names&quot;:false,&quot;dropping-particle&quot;:&quot;&quot;,&quot;non-dropping-particle&quot;:&quot;&quot;},{&quot;family&quot;:&quot;Jasilioniene&quot;,&quot;given&quot;:&quot;Aiva&quot;,&quot;parse-names&quot;:false,&quot;dropping-particle&quot;:&quot;&quot;,&quot;non-dropping-particle&quot;:&quot;&quot;},{&quot;family&quot;:&quot;Winkler‐Dworak&quot;,&quot;given&quot;:&quot;Maria&quot;,&quot;parse-names&quot;:false,&quot;dropping-particle&quot;:&quot;&quot;,&quot;non-dropping-particle&quot;:&quot;&quot;},{&quot;family&quot;:&quot;Brzozowska&quot;,&quot;given&quot;:&quot;Zuzanna&quot;,&quot;parse-names&quot;:false,&quot;dropping-particle&quot;:&quot;&quot;,&quot;non-dropping-particle&quot;:&quot;&quot;},{&quot;family&quot;:&quot;Alustiza‐Galarza&quot;,&quot;given&quot;:&quot;Ainhoa&quot;,&quot;parse-names&quot;:false,&quot;dropping-particle&quot;:&quot;&quot;,&quot;non-dropping-particle&quot;:&quot;&quot;},{&quot;family&quot;:&quot;Németh&quot;,&quot;given&quot;:&quot;László&quot;,&quot;parse-names&quot;:false,&quot;dropping-particle&quot;:&quot;&quot;,&quot;non-dropping-particle&quot;:&quot;&quot;},{&quot;family&quot;:&quot;Jdanov&quot;,&quot;given&quot;:&quot;Dmitri&quot;,&quot;parse-names&quot;:false,&quot;dropping-particle&quot;:&quot;&quot;,&quot;non-dropping-particle&quot;:&quot;&quot;}],&quot;container-title&quot;:&quot;Population and Development Review&quot;,&quot;container-title-short&quot;:&quot;Popul. Dev. Rev.&quot;,&quot;DOI&quot;:&quot;10.1111/padr.12544&quot;,&quot;ISSN&quot;:&quot;0098-7921&quot;,&quot;issued&quot;:{&quot;date-parts&quot;:[[2024,7,25]]},&quot;page&quot;:&quot;23-58&quot;,&quot;abstract&quot;:&quot;&lt;p&gt;We use monthly birth data collected by the Human Fertility Database to analyze the impact of the COVID‐19 pandemic on birth trends until September 2022 in 38 higher‐income countries. We also present estimates of the monthly total fertility rate adjusted for seasonality. Our analysis reveals that the pandemic led to distinct swings in births and fertility rates. The initial pandemic shock was associated with a fall in births in most countries, with the sharpest drop in January 2021. Next, birth rates showed a short‐term recovery in March 2021, following the conceptions after the end of the first wave of the pandemic. Most countries reported a stable or slightly increasing number of births in the subsequent months, especially in autumn 2021. Yet another, quite unexpected, downturn in births started in January 2022, linked with the conceptions in spring 2021 when the pandemic measures were mostly eased out and vaccination was gaining momentum. Taken together and contrary to some initial expectations, the coronavirus pandemic did not bring a lasting “baby bust” in most of the analyzed countries. Especially the Nordic countries, the Netherlands, Germany, and the United States experienced an improvement in their birth dynamics in 2021 compared with the prepandemic period.&lt;/p&gt;&quot;,&quot;issue&quot;:&quot;S1&quot;,&quot;volume&quot;:&quot;50&quot;},&quot;isTemporary&quot;:false}]},{&quot;citationID&quot;:&quot;MENDELEY_CITATION_f487dc39-add9-4e0b-9f51-4d11d49ea541&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&quot;,&quot;citationItems&quot;:[{&quot;id&quot;:&quot;b5928580-f965-3d5f-bc80-05a11c77e883&quot;,&quot;itemData&quot;:{&quot;type&quot;:&quot;article-journal&quot;,&quot;id&quot;:&quot;b5928580-f965-3d5f-bc80-05a11c77e883&quot;,&quot;title&quot;:&quot;Fertility Declines Near the End of the COVID-19 Pandemic: Evidence of the 2022 Birth Declines in Germany and Sweden&quot;,&quot;author&quot;:[{&quot;family&quot;:&quot;Bujard&quot;,&quot;given&quot;:&quot;Martin&quot;,&quot;parse-names&quot;:false,&quot;dropping-particle&quot;:&quot;&quot;,&quot;non-dropping-particle&quot;:&quot;&quot;},{&quot;family&quot;:&quot;Andersson&quot;,&quot;given&quot;:&quot;Gunnar&quot;,&quot;parse-names&quot;:false,&quot;dropping-particle&quot;:&quot;&quot;,&quot;non-dropping-particle&quot;:&quot;&quot;}],&quot;container-title&quot;:&quot;European Journal of Population&quot;,&quot;DOI&quot;:&quot;10.1007/s10680-023-09689-w&quot;,&quot;ISSN&quot;:&quot;0168-6577&quot;,&quot;issued&quot;:{&quot;date-parts&quot;:[[2024,12,22]]},&quot;page&quot;:&quot;4&quot;,&quot;abstract&quot;:&quot;&lt;p&gt;Following the onset of the COVID-19 pandemic, many countries faced short-term fertility declines in 2020–2021, a development which did not materialize in the majority of German-speaking and Nordic countries. However, more recent birth statistics show a steep fertility decline in 2022. We aim to provide empirical evidence on the unexpected birth decline in 2022 in Germany and Sweden. We rely on monthly birth statistics and present seasonally adjusted monthly Total Fertility Rates (TFR) for Germany and Sweden. We relate the nine-month lagged fertility rates to contextual developments regarding COVID-19. The seasonally adjusted monthly TFR of Germany dropped from 1.5–1.6 in 2021 to 1.4 in early 2022 and again in autumn 2022, a decline of about 10% in several months. In Sweden, the corresponding TFR dropped from about 1.7 in 2021 to 1.5–1.6 in 2022, a decline of almost 10%. There is no association of the fertility trends with changes in unemployment, infection rates, or COVID-19 deaths, but a strong association with the onset of vaccination programmes and the weakening of pandemic-related restrictions. The fertility decline in 2022 in Germany and Sweden is remarkable. Common explanations of fertility change during the pandemic do not apply. The association between the onset of mass vaccinations and subsequent fertility decline indicates that women adjusted their behaviour to get vaccinated before becoming pregnant. Fertility decreased as societies were opening up with more normalized life conditions. We provide novel information on fertility declines and the COVID-19-fertility nexus during and in the immediate aftermath of the pandemic.&lt;/p&gt;&quot;,&quot;issue&quot;:&quot;1&quot;,&quot;volume&quot;:&quot;40&quot;,&quot;container-title-short&quot;:&quot;&quot;},&quot;isTemporary&quot;:false}]},{&quot;citationID&quot;:&quot;MENDELEY_CITATION_cec1916a-6c58-4e42-b4ba-e386f716c1ec&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&quot;,&quot;citationItems&quot;:[{&quot;id&quot;:&quot;7e4f5c13-c269-3ec1-a891-0730efad7ea8&quot;,&quot;itemData&quot;:{&quot;type&quot;:&quot;article-journal&quot;,&quot;id&quot;:&quot;7e4f5c13-c269-3ec1-a891-0730efad7ea8&quot;,&quot;title&quot;:&quot;The Great Recession and Fertility in Europe: A Sub-national Analysis&quot;,&quot;author&quot;:[{&quot;family&quot;:&quot;Matysiak&quot;,&quot;given&quot;:&quot;Anna&quot;,&quot;parse-names&quot;:false,&quot;dropping-particle&quot;:&quot;&quot;,&quot;non-dropping-particle&quot;:&quot;&quot;},{&quot;family&quot;:&quot;Sobotka&quot;,&quot;given&quot;:&quot;Tomáš&quot;,&quot;parse-names&quot;:false,&quot;dropping-particle&quot;:&quot;&quot;,&quot;non-dropping-particle&quot;:&quot;&quot;},{&quot;family&quot;:&quot;Vignoli&quot;,&quot;given&quot;:&quot;Daniele&quot;,&quot;parse-names&quot;:false,&quot;dropping-particle&quot;:&quot;&quot;,&quot;non-dropping-particle&quot;:&quot;&quot;}],&quot;container-title&quot;:&quot;European Journal of Population&quot;,&quot;DOI&quot;:&quot;10.1007/s10680-020-09556-y&quot;,&quot;ISSN&quot;:&quot;0168-6577&quot;,&quot;issued&quot;:{&quot;date-parts&quot;:[[2021,3,3]]},&quot;page&quot;:&quot;29-64&quot;,&quot;abstract&quot;:&quot;&lt;p&gt; This study investigates how the changes in labour market conditions and economic growth were associated with fertility before and during the &lt;italic&gt;Great Recession&lt;/italic&gt; in Europe in 2002–2014. In contrast to previous studies, which largely concentrated at the country level, we use data for 251 European regions in 28 European Union (EU) member states prior to the withdrawal of the United Kingdom in January 2020. We apply three-level growth-curve model which allows for a great deal of flexibility in modelling temporal change while controlling for variation in economic conditions across regions and countries. Our findings show that fertility decline was strongly related to unemployment increase; this relationship was significant at different reproductive ages. Deteriorating economic conditions were associated with a stronger decline in fertility during the economic recession as compared with the pre-recession period. This evidence suggests the salience of factors such as broader perception of uncertainty that we could not capture in our models and which rose to prominence during the Great Recession. Furthermore, strongest fertility declines were observed in Southern Europe, Ireland and parts of Central and Eastern Europe, i.e. countries and regions where labour market conditions deteriorated most during the recession period. In Western Europe, and especially in the Nordic countries, fertility rates were not closely associated with the recession indicators. &lt;/p&gt;&quot;,&quot;issue&quot;:&quot;1&quot;,&quot;volume&quot;:&quot;37&quot;,&quot;container-title-short&quot;:&quot;&quot;},&quot;isTemporary&quot;:false}]},{&quot;citationID&quot;:&quot;MENDELEY_CITATION_4f1a2ef8-f564-4caf-9e31-8acbb2eeea5b&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&quot;,&quot;citationItems&quot;:[{&quot;id&quot;:&quot;31049fd1-0a92-3829-96eb-00aeaa1bd977&quot;,&quot;itemData&quot;:{&quot;type&quot;:&quot;webpage&quot;,&quot;id&quot;:&quot;31049fd1-0a92-3829-96eb-00aeaa1bd977&quot;,&quot;title&quot;:&quot;Births | Federal Statistical Office - FSO&quot;,&quot;author&quot;:[{&quot;family&quot;:&quot;Swiss Federal Statistical Office (FSO)&quot;,&quot;given&quot;:&quot;&quot;,&quot;parse-names&quot;:false,&quot;dropping-particle&quot;:&quot;&quot;,&quot;non-dropping-particle&quot;:&quot;&quot;}],&quot;accessed&quot;:{&quot;date-parts&quot;:[[2026,6,19]]},&quot;URL&quot;:&quot;https://www.bfs.admin.ch/bfs/en/home/statistics/population/births-deaths/births.html&quot;,&quot;issued&quot;:{&quot;date-parts&quot;:[[2026]]},&quot;container-title-short&quot;:&quot;&quot;},&quot;isTemporary&quot;:false}]},{&quot;citationID&quot;:&quot;MENDELEY_CITATION_a4d4326e-b9ef-44bf-9dd1-161841d21d37&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&quot;,&quot;citationItems&quot;:[{&quot;id&quot;:&quot;db0aecab-e858-3d1c-916c-3c3135e03713&quot;,&quot;itemData&quot;:{&quot;type&quot;:&quot;article-journal&quot;,&quot;id&quot;:&quot;db0aecab-e858-3d1c-916c-3c3135e03713&quot;,&quot;title&quot;:&quot;Fertility dynamics through historical pandemics and COVID-19 in Switzerland, 1871–2022&quot;,&quot;author&quot;:[{&quot;family&quot;:&quot;Matthes&quot;,&quot;given&quot;:&quot;Katarina L.&quot;,&quot;parse-names&quot;:false,&quot;dropping-particle&quot;:&quot;&quot;,&quot;non-dropping-particle&quot;:&quot;&quot;},{&quot;family&quot;:&quot;Vu&quot;,&quot;given&quot;:&quot;Mathilde&quot;,&quot;parse-names&quot;:false,&quot;dropping-particle&quot;:&quot;&quot;,&quot;non-dropping-particle&quot;:&quot;Le&quot;},{&quot;family&quot;:&quot;Staub&quot;,&quot;given&quot;:&quot;Kaspar&quot;,&quot;parse-names&quot;:false,&quot;dropping-particle&quot;:&quot;&quot;,&quot;non-dropping-particle&quot;:&quot;&quot;}],&quot;container-title&quot;:&quot;Population Studies&quot;,&quot;container-title-short&quot;:&quot;Popul. Stud. (NY).&quot;,&quot;DOI&quot;:&quot;10.1080/00324728.2025.2462291&quot;,&quot;ISSN&quot;:&quot;0032-4728&quot;,&quot;issued&quot;:{&quot;date-parts&quot;:[[2025,3,11]]},&quot;page&quot;:&quot;1-16&quot;},&quot;isTemporary&quot;:false}]},{&quot;citationID&quot;:&quot;MENDELEY_CITATION_3e10a285-ea44-4ceb-8ec6-a469fc362357&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&quot;,&quot;citationItems&quot;:[{&quot;id&quot;:&quot;db0aecab-e858-3d1c-916c-3c3135e03713&quot;,&quot;itemData&quot;:{&quot;type&quot;:&quot;article-journal&quot;,&quot;id&quot;:&quot;db0aecab-e858-3d1c-916c-3c3135e03713&quot;,&quot;title&quot;:&quot;Fertility dynamics through historical pandemics and COVID-19 in Switzerland, 1871–2022&quot;,&quot;author&quot;:[{&quot;family&quot;:&quot;Matthes&quot;,&quot;given&quot;:&quot;Katarina L.&quot;,&quot;parse-names&quot;:false,&quot;dropping-particle&quot;:&quot;&quot;,&quot;non-dropping-particle&quot;:&quot;&quot;},{&quot;family&quot;:&quot;Vu&quot;,&quot;given&quot;:&quot;Mathilde&quot;,&quot;parse-names&quot;:false,&quot;dropping-particle&quot;:&quot;&quot;,&quot;non-dropping-particle&quot;:&quot;Le&quot;},{&quot;family&quot;:&quot;Staub&quot;,&quot;given&quot;:&quot;Kaspar&quot;,&quot;parse-names&quot;:false,&quot;dropping-particle&quot;:&quot;&quot;,&quot;non-dropping-particle&quot;:&quot;&quot;}],&quot;container-title&quot;:&quot;Population Studies&quot;,&quot;container-title-short&quot;:&quot;Popul. Stud. (NY).&quot;,&quot;DOI&quot;:&quot;10.1080/00324728.2025.2462291&quot;,&quot;ISSN&quot;:&quot;0032-4728&quot;,&quot;issued&quot;:{&quot;date-parts&quot;:[[2025,3,11]]},&quot;page&quot;:&quot;1-16&quot;},&quot;isTemporary&quot;:false}]},{&quot;citationID&quot;:&quot;MENDELEY_CITATION_bf513fce-7e7e-41c4-8ddc-40fcd12ecc87&quot;,&quot;properties&quot;:{&quot;noteIndex&quot;:0},&quot;isEdited&quot;:false,&quot;manualOverride&quot;:{&quot;isManuallyOverridden&quot;:false,&quot;citeprocText&quot;:&quot;&lt;sup&gt;11,12&lt;/sup&gt;&quot;,&quot;manualOverrideText&quot;:&quot;&quot;},&quot;citationTag&quot;:&quot;MENDELEY_CITATION_v3_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&quot;,&quot;citationItems&quot;:[{&quot;id&quot;:&quot;e19ce972-6cbc-38a5-8a75-bc3ca2af6d93&quot;,&quot;itemData&quot;:{&quot;type&quot;:&quot;report&quot;,&quot;id&quot;:&quot;e19ce972-6cbc-38a5-8a75-bc3ca2af6d93&quot;,&quot;title&quot;:&quot;Fertility: Cantonal differences&quot;,&quot;author&quot;:[{&quot;family&quot;:&quot;Rausa&quot;,&quot;given&quot;:&quot;Fabienne&quot;,&quot;parse-names&quot;:false,&quot;dropping-particle&quot;:&quot;&quot;,&quot;non-dropping-particle&quot;:&quot;&quot;},{&quot;family&quot;:&quot;Burkimsher&quot;,&quot;given&quot;:&quot;Marion&quot;,&quot;parse-names&quot;:false,&quot;dropping-particle&quot;:&quot;&quot;,&quot;non-dropping-particle&quot;:&quot;&quot;},{&quot;family&quot;:&quot;Kohli&quot;,&quot;given&quot;:&quot;Raymond&quot;,&quot;parse-names&quot;:false,&quot;dropping-particle&quot;:&quot;&quot;,&quot;non-dropping-particle&quot;:&quot;&quot;},{&quot;family&quot;:&quot;Rossi&quot;,&quot;given&quot;:&quot;Olivier&quot;,&quot;parse-names&quot;:false,&quot;dropping-particle&quot;:&quot;&quot;,&quot;non-dropping-particle&quot;:&quot;&quot;}],&quot;issued&quot;:{&quot;date-parts&quot;:[[2022]]},&quot;publisher-place&quot;:&quot;Neuchâtel&quot;,&quot;container-title-short&quot;:&quot;&quot;},&quot;isTemporary&quot;:false},{&quot;id&quot;:&quot;53498b45-80ea-3297-86dc-79d3b1f83607&quot;,&quot;itemData&quot;:{&quot;type&quot;:&quot;article-journal&quot;,&quot;id&quot;:&quot;53498b45-80ea-3297-86dc-79d3b1f83607&quot;,&quot;title&quot;:&quot;Spatial Variation of Sub-national Fertility Trends in Austria, Germany and Switzerland&quot;,&quot;author&quot;:[{&quot;family&quot;:&quot;Basten&quot;,&quot;given&quot;:&quot;Stuart&quot;,&quot;parse-names&quot;:false,&quot;dropping-particle&quot;:&quot;&quot;,&quot;non-dropping-particle&quot;:&quot;&quot;},{&quot;family&quot;:&quot;Huinink&quot;,&quot;given&quot;:&quot;Johannes&quot;,&quot;parse-names&quot;:false,&quot;dropping-particle&quot;:&quot;&quot;,&quot;non-dropping-particle&quot;:&quot;&quot;},{&quot;family&quot;:&quot;Klüsener&quot;,&quot;given&quot;:&quot;Sebastian&quot;,&quot;parse-names&quot;:false,&quot;dropping-particle&quot;:&quot;&quot;,&quot;non-dropping-particle&quot;:&quot;&quot;}],&quot;container-title&quot;:&quot;Comparative Population Studies&quot;,&quot;DOI&quot;:&quot;10.12765/CPoS-2011-08&quot;,&quot;ISSN&quot;:&quot;1869-8999&quot;,&quot;issued&quot;:{&quot;date-parts&quot;:[[2012,6,21]]},&quot;abstract&quot;:&quot;&lt;p&gt;Sub-national trends in fertility are of great importance for policy makers and regional planners. This paper aims to provide a theoretical and empirical framework for policy makers, taking into account past and present trends in fertility, as well as their theoretical underpinnings. These will, we argue, be crucial in determining future trajectories and potential political responses to them.The theoretical part of the paper deals with the factors that may influence fertility differences at the sub-national level, including decisions and life course trajectories at the individual level, as well as contextual socio-economic phenomena operating at different geographical levels (local, regional, national, global). This is followed by an empirical section, which takes the Eurostat publications on spatial fertility differences inEuropeas a starting point. In an attempt to overcome the limitations of these reports – both in terms of the lack of geographic detail and the short time span covered – we provide more thorough overviews for Austria, Germany and Switzerland. Using historical data from the Princeton European Fertility Project and other sources, we have been able to reconstruct comparative regional fertility time series for the past 150 years. Finally, we present a case study on local fertility development in the municipalities and unified rural communities of the German state ofLower Saxonyand the districts of the German city ofBremen.Based on the results of this analysis, we conclude that the recent degree of fertility convergence between regions within countries – particularly at the macro-regional level – is, indeed, striking. However, taking a long-term perspective, we are able to identify some substantial time periods over the last 150 years in which regional fertility levels diverged. This implies that the current picture must not necessarily constitute Fukuyama’s “end of history” over the coming decades. Moreover, the study of local-level data reveals that, in contrast to the overall macro-regional fertility convergence process in all three countries, a trend towards divergence can be observed within the city of Bremen. This demonstrates that local divergence can run parallel to overall regional convergence.&lt;/p&gt;&quot;,&quot;issue&quot;:&quot;2-3&quot;,&quot;volume&quot;:&quot;36&quot;,&quot;container-title-short&quot;:&quot;&quot;},&quot;isTemporary&quot;:false}]},{&quot;citationID&quot;:&quot;MENDELEY_CITATION_945c60a5-4ba2-4e90-ad86-8e98c0ef3716&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&quot;,&quot;citationItems&quot;:[{&quot;id&quot;:&quot;a03c79e0-9436-38b0-895d-a987106e50b9&quot;,&quot;itemData&quot;:{&quot;type&quot;:&quot;article-journal&quot;,&quot;id&quot;:&quot;a03c79e0-9436-38b0-895d-a987106e50b9&quot;,&quot;title&quot;:&quot;Explaining the urban–rural gradient in later fertility in Europe&quot;,&quot;author&quot;:[{&quot;family&quot;:&quot;Riederer&quot;,&quot;given&quot;:&quot;Bernhard&quot;,&quot;parse-names&quot;:false,&quot;dropping-particle&quot;:&quot;&quot;,&quot;non-dropping-particle&quot;:&quot;&quot;},{&quot;family&quot;:&quot;Beaujouan&quot;,&quot;given&quot;:&quot;Éva&quot;,&quot;parse-names&quot;:false,&quot;dropping-particle&quot;:&quot;&quot;,&quot;non-dropping-particle&quot;:&quot;&quot;}],&quot;container-title&quot;:&quot;Population, Space and Place&quot;,&quot;container-title-short&quot;:&quot;Popul. Space Place&quot;,&quot;DOI&quot;:&quot;10.1002/psp.2720&quot;,&quot;ISSN&quot;:&quot;1544-8444&quot;,&quot;issued&quot;:{&quot;date-parts&quot;:[[2024,1,31]]},&quot;abstract&quot;:&quot;&lt;p&gt;Demographic research shows that, in Europe, fertility takes place later and is lower in cities than in rural areas. One might expect fertility to be delayed in urban areas because of longer periods in education and enhanced career opportunities. We, therefore, examine how prevalent later fertility (35+ and 40+) is along the urban–rural axis, and whether differences can be explained by economic, cultural and compositional factors. We estimate multilevel random coefficient models, employing aggregated Eurostat data of 1328 Nomenclature des unités territoriales statistiques (NUTS) 3 and 270 NUTS 2 regions from 28 European countries. The urban–rural gradient in later fertility considerably diminishes once factors describing the economic environment, family and gender norms as well as population composition are accounted for. The higher prevalence of later fertility in cities is particularly associated with higher female education, greater wealth and a higher share of employment in high‐technology sectors.&lt;/p&gt;&quot;,&quot;issue&quot;:&quot;1&quot;,&quot;volume&quot;:&quot;30&quot;},&quot;isTemporary&quot;:false}]},{&quot;citationID&quot;:&quot;MENDELEY_CITATION_6dd2d0ca-c17e-4bf3-bb02-9ae92b3afd53&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&quot;,&quot;citationItems&quot;:[{&quot;id&quot;:&quot;0cbb5362-ef61-33aa-9dad-b7935ef92920&quot;,&quot;itemData&quot;:{&quot;type&quot;:&quot;article-journal&quot;,&quot;id&quot;:&quot;0cbb5362-ef61-33aa-9dad-b7935ef92920&quot;,&quot;title&quot;:&quot;The Diffusion of Late Fertility Across European Regions (2006–2018)&quot;,&quot;author&quot;:[{&quot;family&quot;:&quot;Setz&quot;,&quot;given&quot;:&quot;Ingrid&quot;,&quot;parse-names&quot;:false,&quot;dropping-particle&quot;:&quot;&quot;,&quot;non-dropping-particle&quot;:&quot;&quot;},{&quot;family&quot;:&quot;Compans&quot;,&quot;given&quot;:&quot;Marie‐Caroline&quot;,&quot;parse-names&quot;:false,&quot;dropping-particle&quot;:&quot;&quot;,&quot;non-dropping-particle&quot;:&quot;&quot;},{&quot;family&quot;:&quot;Beaujouan&quot;,&quot;given&quot;:&quot;Éva&quot;,&quot;parse-names&quot;:false,&quot;dropping-particle&quot;:&quot;&quot;,&quot;non-dropping-particle&quot;:&quot;&quot;}],&quot;container-title&quot;:&quot;Population, Space and Place&quot;,&quot;container-title-short&quot;:&quot;Popul. Space Place&quot;,&quot;DOI&quot;:&quot;10.1002/psp.70031&quot;,&quot;ISSN&quot;:&quot;1544-8444&quot;,&quot;issued&quot;:{&quot;date-parts&quot;:[[2025,5,4]]},&quot;abstract&quot;:&quot;&lt;p&gt;The rise in late fertility has emerged as a landmark trend in high‐income countries in recent decades. Yet, its spread has been geographically uneven, which has largely been attributed to socioeconomic contextual factors. Our study introduces a new perspective: the role of spatial diffusion processes. We exploit the regional variation in the increase in the contribution of late fertility rates to total fertility to assess whether a region follows the behaviour of nearby regions in preceding periods. To test this, we use a comprehensive panel of 193 regions across 18 European countries and utilise a dynamic spatial Durbin model that captures both temporal and spatial interdependencies. After accounting for socioeconomic factors known to affect late fertility rates, such as the tertiarisation of education or changes in the opportunity structure of the labour market, we still find a significant association between geographic proximity and the rise in late fertility across European regions. This underlines the deep interconnectedness within and across contemporary societies. Thus, beyond socioeconomic transformations, our research provides empirical evidence that diffusion processes have contributed to the spread of late births across the continent, and will likely continue to shape future fertility trends.&lt;/p&gt;&quot;,&quot;issue&quot;:&quot;4&quot;,&quot;volume&quot;:&quot;31&quot;},&quot;isTemporary&quot;:false}]},{&quot;citationID&quot;:&quot;MENDELEY_CITATION_060e8cbe-53b5-41d2-8448-10d6d269007c&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&quot;,&quot;citationItems&quot;:[{&quot;id&quot;:&quot;23d23661-47c7-3606-ac2e-ae456c4cbdca&quot;,&quot;itemData&quot;:{&quot;type&quot;:&quot;article-journal&quot;,&quot;id&quot;:&quot;23d23661-47c7-3606-ac2e-ae456c4cbdca&quot;,&quot;title&quot;:&quot;Local-Scale Fertility Variations in a Low-Fertility Country: Evidence from Spain (2002–2017)&quot;,&quot;author&quot;:[{&quot;family&quot;:&quot;Burillo&quot;,&quot;given&quot;:&quot;Pilar&quot;,&quot;parse-names&quot;:false,&quot;dropping-particle&quot;:&quot;&quot;,&quot;non-dropping-particle&quot;:&quot;&quot;},{&quot;family&quot;:&quot;Salvati&quot;,&quot;given&quot;:&quot;Luca&quot;,&quot;parse-names&quot;:false,&quot;dropping-particle&quot;:&quot;&quot;,&quot;non-dropping-particle&quot;:&quot;&quot;},{&quot;family&quot;:&quot;Matthews&quot;,&quot;given&quot;:&quot;Stephen A.&quot;,&quot;parse-names&quot;:false,&quot;dropping-particle&quot;:&quot;&quot;,&quot;non-dropping-particle&quot;:&quot;&quot;},{&quot;family&quot;:&quot;Benassi&quot;,&quot;given&quot;:&quot;Federico&quot;,&quot;parse-names&quot;:false,&quot;dropping-particle&quot;:&quot;&quot;,&quot;non-dropping-particle&quot;:&quot;&quot;}],&quot;container-title&quot;:&quot;Canadian Studies in Population&quot;,&quot;container-title-short&quot;:&quot;Can. Stud. Popul.&quot;,&quot;DOI&quot;:&quot;10.1007/s42650-020-00036-6&quot;,&quot;ISSN&quot;:&quot;0380-1489&quot;,&quot;issued&quot;:{&quot;date-parts&quot;:[[2020,12,13]]},&quot;page&quot;:&quot;279-295&quot;,&quot;issue&quot;:&quot;4&quot;,&quot;volume&quot;:&quot;47&quot;},&quot;isTemporary&quot;:false}]},{&quot;citationID&quot;:&quot;MENDELEY_CITATION_f62a27b6-2051-46ba-8353-63c6bcc4c937&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&quot;,&quot;citationItems&quot;:[{&quot;id&quot;:&quot;31c468e7-57b1-3c9b-8b7d-927e2908daf2&quot;,&quot;itemData&quot;:{&quot;type&quot;:&quot;article-journal&quot;,&quot;id&quot;:&quot;31c468e7-57b1-3c9b-8b7d-927e2908daf2&quot;,&quot;title&quot;:&quot;Educational Differences in Cohort Fertility Across Sub-national Regions in Europe&quot;,&quot;author&quot;:[{&quot;family&quot;:&quot;Nisén&quot;,&quot;given&quot;:&quot;Jessica&quot;,&quot;parse-names&quot;:false,&quot;dropping-particle&quot;:&quot;&quot;,&quot;non-dropping-particle&quot;:&quot;&quot;},{&quot;family&quot;:&quot;Klüsener&quot;,&quot;given&quot;:&quot;Sebastian&quot;,&quot;parse-names&quot;:false,&quot;dropping-particle&quot;:&quot;&quot;,&quot;non-dropping-particle&quot;:&quot;&quot;},{&quot;family&quot;:&quot;Dahlberg&quot;,&quot;given&quot;:&quot;Johan&quot;,&quot;parse-names&quot;:false,&quot;dropping-particle&quot;:&quot;&quot;,&quot;non-dropping-particle&quot;:&quot;&quot;},{&quot;family&quot;:&quot;Dommermuth&quot;,&quot;given&quot;:&quot;Lars&quot;,&quot;parse-names&quot;:false,&quot;dropping-particle&quot;:&quot;&quot;,&quot;non-dropping-particle&quot;:&quot;&quot;},{&quot;family&quot;:&quot;Jasilioniene&quot;,&quot;given&quot;:&quot;Aiva&quot;,&quot;parse-names&quot;:false,&quot;dropping-particle&quot;:&quot;&quot;,&quot;non-dropping-particle&quot;:&quot;&quot;},{&quot;family&quot;:&quot;Kreyenfeld&quot;,&quot;given&quot;:&quot;Michaela&quot;,&quot;parse-names&quot;:false,&quot;dropping-particle&quot;:&quot;&quot;,&quot;non-dropping-particle&quot;:&quot;&quot;},{&quot;family&quot;:&quot;Lappegård&quot;,&quot;given&quot;:&quot;Trude&quot;,&quot;parse-names&quot;:false,&quot;dropping-particle&quot;:&quot;&quot;,&quot;non-dropping-particle&quot;:&quot;&quot;},{&quot;family&quot;:&quot;Li&quot;,&quot;given&quot;:&quot;Peng&quot;,&quot;parse-names&quot;:false,&quot;dropping-particle&quot;:&quot;&quot;,&quot;non-dropping-particle&quot;:&quot;&quot;},{&quot;family&quot;:&quot;Martikainen&quot;,&quot;given&quot;:&quot;Pekka&quot;,&quot;parse-names&quot;:false,&quot;dropping-particle&quot;:&quot;&quot;,&quot;non-dropping-particle&quot;:&quot;&quot;},{&quot;family&quot;:&quot;Neels&quot;,&quot;given&quot;:&quot;Karel&quot;,&quot;parse-names&quot;:false,&quot;dropping-particle&quot;:&quot;&quot;,&quot;non-dropping-particle&quot;:&quot;&quot;},{&quot;family&quot;:&quot;Riederer&quot;,&quot;given&quot;:&quot;Bernhard&quot;,&quot;parse-names&quot;:false,&quot;dropping-particle&quot;:&quot;&quot;,&quot;non-dropping-particle&quot;:&quot;&quot;},{&quot;family&quot;:&quot;Riele&quot;,&quot;given&quot;:&quot;Saskia&quot;,&quot;parse-names&quot;:false,&quot;dropping-particle&quot;:&quot;&quot;,&quot;non-dropping-particle&quot;:&quot;te&quot;},{&quot;family&quot;:&quot;Szabó&quot;,&quot;given&quot;:&quot;Laura&quot;,&quot;parse-names&quot;:false,&quot;dropping-particle&quot;:&quot;&quot;,&quot;non-dropping-particle&quot;:&quot;&quot;},{&quot;family&quot;:&quot;Trimarchi&quot;,&quot;given&quot;:&quot;Alessandra&quot;,&quot;parse-names&quot;:false,&quot;dropping-particle&quot;:&quot;&quot;,&quot;non-dropping-particle&quot;:&quot;&quot;},{&quot;family&quot;:&quot;Viciana&quot;,&quot;given&quot;:&quot;Francisco&quot;,&quot;parse-names&quot;:false,&quot;dropping-particle&quot;:&quot;&quot;,&quot;non-dropping-particle&quot;:&quot;&quot;},{&quot;family&quot;:&quot;Wilson&quot;,&quot;given&quot;:&quot;Ben&quot;,&quot;parse-names&quot;:false,&quot;dropping-particle&quot;:&quot;&quot;,&quot;non-dropping-particle&quot;:&quot;&quot;},{&quot;family&quot;:&quot;Myrskylä&quot;,&quot;given&quot;:&quot;Mikko&quot;,&quot;parse-names&quot;:false,&quot;dropping-particle&quot;:&quot;&quot;,&quot;non-dropping-particle&quot;:&quot;&quot;}],&quot;container-title&quot;:&quot;European Journal of Population&quot;,&quot;DOI&quot;:&quot;10.1007/s10680-020-09562-0&quot;,&quot;ISSN&quot;:&quot;0168-6577&quot;,&quot;issued&quot;:{&quot;date-parts&quot;:[[2021,3,10]]},&quot;page&quot;:&quot;263-295&quot;,&quot;abstract&quot;:&quot;&lt;p&gt;Educational differences in female cohort fertility vary strongly across high-income countries and over time, but knowledge about how educational fertility differentials play out at the sub-national regional level is limited. Examining these sub-national regional patterns might improve our understanding of national patterns, as regionally varying contextual conditions may affect fertility. This study provides for the first time for a large number of European countries a comprehensive account of educational differences in the cohort fertility rate (CFR) at the sub-national regional level. We harmonise data from population registers, censuses, and large-sample surveys for 15 countries to measure women’s completed fertility by educational level and region of residence at the end of the reproductive lifespan. In order to explore associations between educational differences in CFRs and levels of economic development, we link our data to regional GDP per capita. Empirical Bayesian estimation is used to reduce uncertainty in the regional fertility estimates. We document an overall negative gradient between the CFR and level of education, and notable regional variation in the gradient. The steepness of the gradient is inversely related to the economic development level. It is steepest in the least developed regions and close to zero in the most developed regions. This tendency is observed within countries as well as across all regions of all countries. Our findings underline the variability of educational gradients in women’s fertility, suggest that higher levels of development may be associated with less negative gradients, and call for more in-depth sub-national-level fertility analyses by education.&lt;/p&gt;&quot;,&quot;issue&quot;:&quot;1&quot;,&quot;volume&quot;:&quot;37&quot;,&quot;container-title-short&quot;:&quot;&quot;},&quot;isTemporary&quot;:false}]},{&quot;citationID&quot;:&quot;MENDELEY_CITATION_5577084f-ecd4-47a1-9a92-b7bd5f815352&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&quot;,&quot;citationItems&quot;:[{&quot;id&quot;:&quot;f3535fbc-69ee-3a34-8552-87ffdf38e372&quot;,&quot;itemData&quot;:{&quot;type&quot;:&quot;article-journal&quot;,&quot;id&quot;:&quot;f3535fbc-69ee-3a34-8552-87ffdf38e372&quot;,&quot;title&quot;:&quot;Economic Conditions, Education and Parity‐Specific Fertility: A Sub‐National Regional Study Across 15 Countries in Europe&quot;,&quot;author&quot;:[{&quot;family&quot;:&quot;Nisén&quot;,&quot;given&quot;:&quot;Jessica&quot;,&quot;parse-names&quot;:false,&quot;dropping-particle&quot;:&quot;&quot;,&quot;non-dropping-particle&quot;:&quot;&quot;},{&quot;family&quot;:&quot;Klüsener&quot;,&quot;given&quot;:&quot;Sebastian&quot;,&quot;parse-names&quot;:false,&quot;dropping-particle&quot;:&quot;&quot;,&quot;non-dropping-particle&quot;:&quot;&quot;},{&quot;family&quot;:&quot;Dahlberg&quot;,&quot;given&quot;:&quot;Johan&quot;,&quot;parse-names&quot;:false,&quot;dropping-particle&quot;:&quot;&quot;,&quot;non-dropping-particle&quot;:&quot;&quot;},{&quot;family&quot;:&quot;Dommermuth&quot;,&quot;given&quot;:&quot;Lars&quot;,&quot;parse-names&quot;:false,&quot;dropping-particle&quot;:&quot;&quot;,&quot;non-dropping-particle&quot;:&quot;&quot;},{&quot;family&quot;:&quot;Jasilioniene&quot;,&quot;given&quot;:&quot;Aiva&quot;,&quot;parse-names&quot;:false,&quot;dropping-particle&quot;:&quot;&quot;,&quot;non-dropping-particle&quot;:&quot;&quot;},{&quot;family&quot;:&quot;Kreyenfeld&quot;,&quot;given&quot;:&quot;Michaela&quot;,&quot;parse-names&quot;:false,&quot;dropping-particle&quot;:&quot;&quot;,&quot;non-dropping-particle&quot;:&quot;&quot;},{&quot;family&quot;:&quot;Lappegård&quot;,&quot;given&quot;:&quot;Trude&quot;,&quot;parse-names&quot;:false,&quot;dropping-particle&quot;:&quot;&quot;,&quot;non-dropping-particle&quot;:&quot;&quot;},{&quot;family&quot;:&quot;Li&quot;,&quot;given&quot;:&quot;Peng&quot;,&quot;parse-names&quot;:false,&quot;dropping-particle&quot;:&quot;&quot;,&quot;non-dropping-particle&quot;:&quot;&quot;},{&quot;family&quot;:&quot;Martikainen&quot;,&quot;given&quot;:&quot;Pekka&quot;,&quot;parse-names&quot;:false,&quot;dropping-particle&quot;:&quot;&quot;,&quot;non-dropping-particle&quot;:&quot;&quot;},{&quot;family&quot;:&quot;Neels&quot;,&quot;given&quot;:&quot;Karel&quot;,&quot;parse-names&quot;:false,&quot;dropping-particle&quot;:&quot;&quot;,&quot;non-dropping-particle&quot;:&quot;&quot;},{&quot;family&quot;:&quot;Riederer&quot;,&quot;given&quot;:&quot;Bernhard&quot;,&quot;parse-names&quot;:false,&quot;dropping-particle&quot;:&quot;&quot;,&quot;non-dropping-particle&quot;:&quot;&quot;},{&quot;family&quot;:&quot;Riele&quot;,&quot;given&quot;:&quot;Saskia&quot;,&quot;parse-names&quot;:false,&quot;dropping-particle&quot;:&quot;&quot;,&quot;non-dropping-particle&quot;:&quot;te&quot;},{&quot;family&quot;:&quot;Sulak&quot;,&quot;given&quot;:&quot;Harun&quot;,&quot;parse-names&quot;:false,&quot;dropping-particle&quot;:&quot;&quot;,&quot;non-dropping-particle&quot;:&quot;&quot;},{&quot;family&quot;:&quot;Szabó&quot;,&quot;given&quot;:&quot;Laura&quot;,&quot;parse-names&quot;:false,&quot;dropping-particle&quot;:&quot;&quot;,&quot;non-dropping-particle&quot;:&quot;&quot;},{&quot;family&quot;:&quot;Trimarchi&quot;,&quot;given&quot;:&quot;Alessandra&quot;,&quot;parse-names&quot;:false,&quot;dropping-particle&quot;:&quot;&quot;,&quot;non-dropping-particle&quot;:&quot;&quot;},{&quot;family&quot;:&quot;Viciana&quot;,&quot;given&quot;:&quot;Francisco&quot;,&quot;parse-names&quot;:false,&quot;dropping-particle&quot;:&quot;&quot;,&quot;non-dropping-particle&quot;:&quot;&quot;},{&quot;family&quot;:&quot;Myrskylä&quot;,&quot;given&quot;:&quot;Mikko&quot;,&quot;parse-names&quot;:false,&quot;dropping-particle&quot;:&quot;&quot;,&quot;non-dropping-particle&quot;:&quot;&quot;}],&quot;container-title&quot;:&quot;Population, Space and Place&quot;,&quot;container-title-short&quot;:&quot;Popul. Space Place&quot;,&quot;DOI&quot;:&quot;10.1002/psp.70074&quot;,&quot;ISSN&quot;:&quot;1544-8444&quot;,&quot;issued&quot;:{&quot;date-parts&quot;:[[2025,8,24]]},&quot;abstract&quot;:&quot;&lt;p&gt;There is a longstanding interest in the link between economic conditions and fertility levels. Most research measuring economic development has focused on national‐level patterns and period total fertility levels. We aim to extend existing knowledge by carrying out a sub‐national regional analysis of the link between economic conditions and parity‐specific cohort fertility, while taking into account heterogeneity by educational level. We study three fertility outcomes by women's education: the share of women who remain childless, the mean number of children per mother and the mean number of children per woman. For this analysis, we harmonised register, census and large‐scale survey data from 15 European countries, with a focus on women born in the late 1960s. Women's fertility was measured at the end of their reproductive careers and combined with contextual information, including information on the regional GDP (per capita). In our multiple regression models that controlled for country‐level factors, we found that GDP was positively associated with childlessness among women with medium and high levels of education. However, GDP was negatively associated with the number of children per mother among women with low levels of education. These findings show that the relationship between economic conditions and fertility varies depending on the level of education of the women, and it differs between childlessness and continued childbearing. High‐income contexts may be less supportive of continued childbearing for women with lower levels of education.&lt;/p&gt;&quot;,&quot;issue&quot;:&quot;6&quot;,&quot;volume&quot;:&quot;31&quot;},&quot;isTemporary&quot;:false}]},{&quot;citationID&quot;:&quot;MENDELEY_CITATION_7346e36b-dff0-4ad1-97e6-cc99cb18d79a&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&quot;,&quot;citationItems&quot;:[{&quot;id&quot;:&quot;e4f4bd0a-f718-31e2-97c5-6e97d9f036ce&quot;,&quot;itemData&quot;:{&quot;type&quot;:&quot;article-journal&quot;,&quot;id&quot;:&quot;e4f4bd0a-f718-31e2-97c5-6e97d9f036ce&quot;,&quot;title&quot;:&quot;Cohort fertility decline in low fertility countries: Decomposition using parity progression ratios&quot;,&quot;author&quot;:[{&quot;family&quot;:&quot;Zeman&quot;,&quot;given&quot;:&quot;Kryštof&quot;,&quot;parse-names&quot;:false,&quot;dropping-particle&quot;:&quot;&quot;,&quot;non-dropping-particle&quot;:&quot;&quot;},{&quot;family&quot;:&quot;Beaujouan&quot;,&quot;given&quot;:&quot;Eva&quot;,&quot;parse-names&quot;:false,&quot;dropping-particle&quot;:&quot;&quot;,&quot;non-dropping-particle&quot;:&quot;&quot;},{&quot;family&quot;:&quot;Brzozowska&quot;,&quot;given&quot;:&quot;Zuzanna&quot;,&quot;parse-names&quot;:false,&quot;dropping-particle&quot;:&quot;&quot;,&quot;non-dropping-particle&quot;:&quot;&quot;},{&quot;family&quot;:&quot;Sobotka&quot;,&quot;given&quot;:&quot;Tomáš&quot;,&quot;parse-names&quot;:false,&quot;dropping-particle&quot;:&quot;&quot;,&quot;non-dropping-particle&quot;:&quot;&quot;}],&quot;container-title&quot;:&quot;Demographic Research&quot;,&quot;container-title-short&quot;:&quot;Demogr. Res.&quot;,&quot;DOI&quot;:&quot;10.4054/DemRes.2018.38.25&quot;,&quot;ISSN&quot;:&quot;1435-9871&quot;,&quot;issued&quot;:{&quot;date-parts&quot;:[[2018,2,22]]},&quot;page&quot;:&quot;651-690&quot;,&quot;volume&quot;:&quot;38&quot;},&quot;isTemporary&quot;:false}]},{&quot;citationID&quot;:&quot;MENDELEY_CITATION_16ec7e3d-d8f0-40d2-b5e9-c01cb6663528&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&quot;,&quot;citationItems&quot;:[{&quot;id&quot;:&quot;e19ce972-6cbc-38a5-8a75-bc3ca2af6d93&quot;,&quot;itemData&quot;:{&quot;type&quot;:&quot;report&quot;,&quot;id&quot;:&quot;e19ce972-6cbc-38a5-8a75-bc3ca2af6d93&quot;,&quot;title&quot;:&quot;Fertility: Cantonal differences&quot;,&quot;author&quot;:[{&quot;family&quot;:&quot;Rausa&quot;,&quot;given&quot;:&quot;Fabienne&quot;,&quot;parse-names&quot;:false,&quot;dropping-particle&quot;:&quot;&quot;,&quot;non-dropping-particle&quot;:&quot;&quot;},{&quot;family&quot;:&quot;Burkimsher&quot;,&quot;given&quot;:&quot;Marion&quot;,&quot;parse-names&quot;:false,&quot;dropping-particle&quot;:&quot;&quot;,&quot;non-dropping-particle&quot;:&quot;&quot;},{&quot;family&quot;:&quot;Kohli&quot;,&quot;given&quot;:&quot;Raymond&quot;,&quot;parse-names&quot;:false,&quot;dropping-particle&quot;:&quot;&quot;,&quot;non-dropping-particle&quot;:&quot;&quot;},{&quot;family&quot;:&quot;Rossi&quot;,&quot;given&quot;:&quot;Olivier&quot;,&quot;parse-names&quot;:false,&quot;dropping-particle&quot;:&quot;&quot;,&quot;non-dropping-particle&quot;:&quot;&quot;}],&quot;issued&quot;:{&quot;date-parts&quot;:[[2022]]},&quot;publisher-place&quot;:&quot;Neuchâtel&quot;,&quot;container-title-short&quot;:&quot;&quot;},&quot;isTemporary&quot;:false}]},{&quot;citationID&quot;:&quot;MENDELEY_CITATION_377337a6-e04f-4e51-b987-b0e31c1b7ca0&quot;,&quot;properties&quot;:{&quot;noteIndex&quot;:0},&quot;isEdited&quot;:false,&quot;manualOverride&quot;:{&quot;isManuallyOverridden&quot;:false,&quot;citeprocText&quot;:&quot;&lt;sup&gt;19,20&lt;/sup&gt;&quot;,&quot;manualOverrideText&quot;:&quot;&quot;},&quot;citationTag&quot;:&quot;MENDELEY_CITATION_v3_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&quot;,&quot;citationItems&quot;:[{&quot;id&quot;:&quot;404a0d23-fd0a-3a47-9152-763bf68257db&quot;,&quot;itemData&quot;:{&quot;type&quot;:&quot;article-journal&quot;,&quot;id&quot;:&quot;404a0d23-fd0a-3a47-9152-763bf68257db&quot;,&quot;title&quot;:&quot;A reflection on economic uncertainty and fertility in Europe: The Narrative Framework&quot;,&quot;author&quot;:[{&quot;family&quot;:&quot;Vignoli&quot;,&quot;given&quot;:&quot;Daniele&quot;,&quot;parse-names&quot;:false,&quot;dropping-particle&quot;:&quot;&quot;,&quot;non-dropping-particle&quot;:&quot;&quot;},{&quot;family&quot;:&quot;Guetto&quot;,&quot;given&quot;:&quot;Raffaele&quot;,&quot;parse-names&quot;:false,&quot;dropping-particle&quot;:&quot;&quot;,&quot;non-dropping-particle&quot;:&quot;&quot;},{&quot;family&quot;:&quot;Bazzani&quot;,&quot;given&quot;:&quot;Giacomo&quot;,&quot;parse-names&quot;:false,&quot;dropping-particle&quot;:&quot;&quot;,&quot;non-dropping-particle&quot;:&quot;&quot;},{&quot;family&quot;:&quot;Pirani&quot;,&quot;given&quot;:&quot;Elena&quot;,&quot;parse-names&quot;:false,&quot;dropping-particle&quot;:&quot;&quot;,&quot;non-dropping-particle&quot;:&quot;&quot;},{&quot;family&quot;:&quot;Minello&quot;,&quot;given&quot;:&quot;Alessandra&quot;,&quot;parse-names&quot;:false,&quot;dropping-particle&quot;:&quot;&quot;,&quot;non-dropping-particle&quot;:&quot;&quot;}],&quot;container-title&quot;:&quot;Genus&quot;,&quot;container-title-short&quot;:&quot;Genus&quot;,&quot;DOI&quot;:&quot;10.1186/s41118-020-00094-3&quot;,&quot;ISSN&quot;:&quot;2035-5556&quot;,&quot;issued&quot;:{&quot;date-parts&quot;:[[2020,12,9]]},&quot;page&quot;:&quot;28&quot;,&quot;abstract&quot;:&quot;&lt;p&gt; The generalized and relatively homogeneous fertility decline across European countries in the aftermath of the Great Recession poses serious challenges to our knowledge of contemporary low fertility patterns. In this paper, we argue that fertility decisions are not a mere “statistical shadow of the past”, and advance the Narrative Framework, a new approach to the relationship between economic uncertainty and fertility. This framework proffers that individuals act &lt;italic&gt;according to&lt;/italic&gt; or &lt;italic&gt;despite&lt;/italic&gt; uncertainty based on their “narrative of the future” – imagined futures embedded in social elements and their interactions. We also posit that personal narratives of the future are shaped by the “shared narratives” produced by socialization agents, including parents and peers, as well as by the narratives produced by the media and other powerful opinion formers. Finally, within this framework, we propose several empirical strategies, from both a qualitative and a quantitative perspective, including an experimental approach, for assessing the role of narratives of the future in fertility decisions. &lt;/p&gt;&quot;,&quot;issue&quot;:&quot;1&quot;,&quot;volume&quot;:&quot;76&quot;},&quot;isTemporary&quot;:false},{&quot;id&quot;:&quot;dcc7b2da-5083-3651-9cac-02c94a042ff8&quot;,&quot;itemData&quot;:{&quot;type&quot;:&quot;article-journal&quot;,&quot;id&quot;:&quot;dcc7b2da-5083-3651-9cac-02c94a042ff8&quot;,&quot;title&quot;:&quot;Fertility trends across migrant generations reexamined: insights from Finnish register data&quot;,&quot;author&quot;:[{&quot;family&quot;:&quot;Estévez&quot;,&quot;given&quot;:&quot;José Luis&quot;,&quot;parse-names&quot;:false,&quot;dropping-particle&quot;:&quot;&quot;,&quot;non-dropping-particle&quot;:&quot;&quot;},{&quot;family&quot;:&quot;Rotkirch&quot;,&quot;given&quot;:&quot;Anna&quot;,&quot;parse-names&quot;:false,&quot;dropping-particle&quot;:&quot;&quot;,&quot;non-dropping-particle&quot;:&quot;&quot;}],&quot;container-title&quot;:&quot;European Sociological Review&quot;,&quot;container-title-short&quot;:&quot;Eur. Sociol. Rev.&quot;,&quot;DOI&quot;:&quot;10.1093/esr/jcag009&quot;,&quot;ISSN&quot;:&quot;0266-7215&quot;,&quot;issued&quot;:{&quot;date-parts&quot;:[[2026,3,12]]},&quot;abstract&quot;:&quot;&lt;p&gt;Migrant descendants in several European countries show increasingly lower fertility rates, sometimes even lower than native-born peers—a pattern defying conventional expectations that migrant descendants either maintain origin-country patterns or converge toward host-country norms. Using Finnish register data (1985–1994 birth cohorts), we analyze first-birth timing across six ancestry groups spanning three migrant generations: 1.5, second, and 2.5 (children of mixed or exogamous couples). Entry into parenthood occurs progressively later across these generations, with the 2.5 generation surpassing even native Finns in postponement. We tested four mechanisms—urban residence, educational investment, economic instability, and barriers to union formation—but none explained the delay. Our study contributes to the literature by, first, underscoring the limitations of the convergence narrative to account for the fertility behaviour of migrant descendants and, second, by drawing special attention to the 2.5G as a sui generis group whose behaviour requires further conceptual and empirical attention.&lt;/p&gt;&quot;},&quot;isTemporary&quot;:false}]}]"/>
    <we:property name="MENDELEY_CITATIONS_LOCALE_CODE" value="&quot;en-GB&quot;"/>
    <we:property name="MENDELEY_CITATIONS_STYLE" value="{&quot;id&quot;:&quot;https://www.zotero.org/styles/the-lancet&quot;,&quot;title&quot;:&quot;The Lancet&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7AC508-EC93-43A5-B2ED-AA983216A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3536</Words>
  <Characters>22280</Characters>
  <Application>Microsoft Office Word</Application>
  <DocSecurity>0</DocSecurity>
  <Lines>185</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25765</CharactersWithSpaces>
  <SharedDoc>false</SharedDoc>
  <HLinks>
    <vt:vector size="6" baseType="variant">
      <vt:variant>
        <vt:i4>196643</vt:i4>
      </vt:variant>
      <vt:variant>
        <vt:i4>0</vt:i4>
      </vt:variant>
      <vt:variant>
        <vt:i4>0</vt:i4>
      </vt:variant>
      <vt:variant>
        <vt:i4>5</vt:i4>
      </vt:variant>
      <vt:variant>
        <vt:lpwstr>mailto:kaspar.staub@iem.uzh.ch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Katarina Luise Matthes</dc:creator>
  <cp:keywords/>
  <cp:lastModifiedBy>Katarina Luise Matthes</cp:lastModifiedBy>
  <cp:revision>53</cp:revision>
  <cp:lastPrinted>2021-09-26T16:05:00Z</cp:lastPrinted>
  <dcterms:created xsi:type="dcterms:W3CDTF">2026-08-28T05:30:00Z</dcterms:created>
  <dcterms:modified xsi:type="dcterms:W3CDTF">2026-08-28T07:44:00Z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1">
    <vt:filetime>2021-11-10T08:55:43Z</vt:filetime>
  </property>
  <property fmtid="{D5CDD505-2E9C-101B-9397-08002B2CF9AE}" pid="3" name="Mendeley Citation Style_1">
    <vt:lpwstr>http://www.zotero.org/styles/the-lancet</vt:lpwstr>
  </property>
  <property fmtid="{D5CDD505-2E9C-101B-9397-08002B2CF9AE}" pid="4" name="Mendeley Document_1">
    <vt:lpwstr>True</vt:lpwstr>
  </property>
  <property fmtid="{D5CDD505-2E9C-101B-9397-08002B2CF9AE}" pid="5" name="Mendeley Recent Style Id 0_1">
    <vt:lpwstr>http://www.zotero.org/styles/age-and-ageing</vt:lpwstr>
  </property>
  <property fmtid="{D5CDD505-2E9C-101B-9397-08002B2CF9AE}" pid="6" name="Mendeley Recent Style Id 1_1">
    <vt:lpwstr>http://www.zotero.org/styles/american-journal-of-physical-anthropology</vt:lpwstr>
  </property>
  <property fmtid="{D5CDD505-2E9C-101B-9397-08002B2CF9AE}" pid="7" name="Mendeley Recent Style Id 2_1">
    <vt:lpwstr>http://www.zotero.org/styles/chicago-fullnote-bibliography</vt:lpwstr>
  </property>
  <property fmtid="{D5CDD505-2E9C-101B-9397-08002B2CF9AE}" pid="8" name="Mendeley Recent Style Id 3_1">
    <vt:lpwstr>http://www.zotero.org/styles/indoor-air</vt:lpwstr>
  </property>
  <property fmtid="{D5CDD505-2E9C-101B-9397-08002B2CF9AE}" pid="9" name="Mendeley Recent Style Id 4_1">
    <vt:lpwstr>http://www.zotero.org/styles/nature-immunology</vt:lpwstr>
  </property>
  <property fmtid="{D5CDD505-2E9C-101B-9397-08002B2CF9AE}" pid="10" name="Mendeley Recent Style Id 5_1">
    <vt:lpwstr>http://www.zotero.org/styles/plos-one</vt:lpwstr>
  </property>
  <property fmtid="{D5CDD505-2E9C-101B-9397-08002B2CF9AE}" pid="11" name="Mendeley Recent Style Id 6_1">
    <vt:lpwstr>http://www.zotero.org/styles/pnas</vt:lpwstr>
  </property>
  <property fmtid="{D5CDD505-2E9C-101B-9397-08002B2CF9AE}" pid="12" name="Mendeley Recent Style Id 7_1">
    <vt:lpwstr>http://www.zotero.org/styles/scientific-reports</vt:lpwstr>
  </property>
  <property fmtid="{D5CDD505-2E9C-101B-9397-08002B2CF9AE}" pid="13" name="Mendeley Recent Style Id 8_1">
    <vt:lpwstr>http://www.zotero.org/styles/the-lancet</vt:lpwstr>
  </property>
  <property fmtid="{D5CDD505-2E9C-101B-9397-08002B2CF9AE}" pid="14" name="Mendeley Recent Style Id 9_1">
    <vt:lpwstr>http://www.zotero.org/styles/the-new-england-journal-of-medicine</vt:lpwstr>
  </property>
  <property fmtid="{D5CDD505-2E9C-101B-9397-08002B2CF9AE}" pid="15" name="Mendeley Recent Style Name 0_1">
    <vt:lpwstr>Age and Ageing</vt:lpwstr>
  </property>
  <property fmtid="{D5CDD505-2E9C-101B-9397-08002B2CF9AE}" pid="16" name="Mendeley Recent Style Name 1_1">
    <vt:lpwstr>American Journal of Physical Anthropology</vt:lpwstr>
  </property>
  <property fmtid="{D5CDD505-2E9C-101B-9397-08002B2CF9AE}" pid="17" name="Mendeley Recent Style Name 2_1">
    <vt:lpwstr>Chicago Manual of Style 17th edition (full note)</vt:lpwstr>
  </property>
  <property fmtid="{D5CDD505-2E9C-101B-9397-08002B2CF9AE}" pid="18" name="Mendeley Recent Style Name 3_1">
    <vt:lpwstr>Indoor Air</vt:lpwstr>
  </property>
  <property fmtid="{D5CDD505-2E9C-101B-9397-08002B2CF9AE}" pid="19" name="Mendeley Recent Style Name 4_1">
    <vt:lpwstr>Nature Immunology</vt:lpwstr>
  </property>
  <property fmtid="{D5CDD505-2E9C-101B-9397-08002B2CF9AE}" pid="20" name="Mendeley Recent Style Name 5_1">
    <vt:lpwstr>PLOS ONE</vt:lpwstr>
  </property>
  <property fmtid="{D5CDD505-2E9C-101B-9397-08002B2CF9AE}" pid="21" name="Mendeley Recent Style Name 6_1">
    <vt:lpwstr>Proceedings of the National Academy of Sciences of the United States of America</vt:lpwstr>
  </property>
  <property fmtid="{D5CDD505-2E9C-101B-9397-08002B2CF9AE}" pid="22" name="Mendeley Recent Style Name 7_1">
    <vt:lpwstr>Scientific Reports</vt:lpwstr>
  </property>
  <property fmtid="{D5CDD505-2E9C-101B-9397-08002B2CF9AE}" pid="23" name="Mendeley Recent Style Name 8_1">
    <vt:lpwstr>The Lancet</vt:lpwstr>
  </property>
  <property fmtid="{D5CDD505-2E9C-101B-9397-08002B2CF9AE}" pid="24" name="Mendeley Recent Style Name 9_1">
    <vt:lpwstr>The New England Journal of Medicine</vt:lpwstr>
  </property>
  <property fmtid="{D5CDD505-2E9C-101B-9397-08002B2CF9AE}" pid="25" name="Mendeley Unique User Id_1">
    <vt:lpwstr>e4cfdd13-4a07-32f8-b440-8fd87267fd99</vt:lpwstr>
  </property>
</Properties>
</file>